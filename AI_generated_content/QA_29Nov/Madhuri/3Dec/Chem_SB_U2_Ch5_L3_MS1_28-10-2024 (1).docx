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D81576" w:rsidR="00F203E0" w:rsidP="003E6C3C" w:rsidRDefault="003E6C3C" w14:paraId="31C163D9" w14:textId="77777777">
      <w:pPr>
        <w:pStyle w:val="Heading1"/>
        <w:rPr>
          <w:b/>
          <w:bCs/>
          <w:color w:val="auto"/>
        </w:rPr>
      </w:pPr>
      <w:bookmarkStart w:name="_GoBack" w:id="0"/>
      <w:bookmarkEnd w:id="0"/>
      <w:r w:rsidRPr="35078AB0">
        <w:rPr>
          <w:b/>
          <w:bCs/>
          <w:color w:val="auto"/>
        </w:rPr>
        <w:t>Lesson 3: Periodic Trends and Predicting Properties of Elements</w:t>
      </w:r>
    </w:p>
    <w:p w:rsidR="003E6C3C" w:rsidP="003E6C3C" w:rsidRDefault="003E6C3C" w14:paraId="63205C7D" w14:textId="6865F77B"/>
    <w:p w:rsidR="00772259" w:rsidP="003E6C3C" w:rsidRDefault="00772259" w14:paraId="2AD41A27" w14:textId="42AC697A">
      <w:commentRangeStart w:id="1"/>
      <w:r w:rsidRPr="00772259">
        <w:rPr>
          <w:noProof/>
        </w:rPr>
        <w:drawing>
          <wp:inline distT="0" distB="0" distL="0" distR="0" wp14:anchorId="1755B5AF" wp14:editId="1BD12CB2">
            <wp:extent cx="5943600" cy="3960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60495"/>
                    </a:xfrm>
                    <a:prstGeom prst="rect">
                      <a:avLst/>
                    </a:prstGeom>
                  </pic:spPr>
                </pic:pic>
              </a:graphicData>
            </a:graphic>
          </wp:inline>
        </w:drawing>
      </w:r>
      <w:commentRangeEnd w:id="1"/>
      <w:r w:rsidR="00D81576">
        <w:rPr>
          <w:rStyle w:val="CommentReference"/>
        </w:rPr>
        <w:commentReference w:id="1"/>
      </w:r>
    </w:p>
    <w:p w:rsidR="00772259" w:rsidP="003E6C3C" w:rsidRDefault="00772259" w14:paraId="6B574BBA" w14:textId="206C017D">
      <w:r>
        <w:t>Figure 5.</w:t>
      </w:r>
      <w:r w:rsidR="00D46327">
        <w:t>1</w:t>
      </w:r>
      <w:r w:rsidR="00F0070C">
        <w:t>1</w:t>
      </w:r>
      <w:r w:rsidR="00B74171">
        <w:t>.</w:t>
      </w:r>
      <w:r>
        <w:t xml:space="preserve"> Periodic </w:t>
      </w:r>
      <w:r w:rsidR="007041DF">
        <w:t xml:space="preserve">table </w:t>
      </w:r>
      <w:r w:rsidR="00820111">
        <w:t>showing periodic t</w:t>
      </w:r>
      <w:r>
        <w:t>rends</w:t>
      </w:r>
      <w:r w:rsidR="00820111">
        <w:t xml:space="preserve"> in fundamental properties</w:t>
      </w:r>
    </w:p>
    <w:p w:rsidR="00772259" w:rsidP="003E6C3C" w:rsidRDefault="00772259" w14:paraId="52F02A10" w14:textId="77777777"/>
    <w:p w:rsidR="003E6C3C" w:rsidP="003E6C3C" w:rsidRDefault="003E6C3C" w14:paraId="6B8918E3" w14:textId="6A81DF11">
      <w:pPr>
        <w:pStyle w:val="Heading2"/>
      </w:pPr>
      <w:r w:rsidRPr="35078AB0">
        <w:rPr>
          <w:color w:val="auto"/>
          <w:highlight w:val="yellow"/>
        </w:rPr>
        <w:t>&lt;H1&gt;</w:t>
      </w:r>
      <w:r w:rsidRPr="35078AB0">
        <w:rPr>
          <w:color w:val="auto"/>
        </w:rPr>
        <w:t xml:space="preserve"> </w:t>
      </w:r>
      <w:r w:rsidRPr="35078AB0">
        <w:rPr>
          <w:b/>
          <w:bCs/>
          <w:color w:val="auto"/>
        </w:rPr>
        <w:t>Essential Question</w:t>
      </w:r>
    </w:p>
    <w:p w:rsidR="003E6C3C" w:rsidP="003E6C3C" w:rsidRDefault="003E6C3C" w14:paraId="058CAD29" w14:textId="77777777">
      <w:r w:rsidRPr="003E6C3C">
        <w:t>How can we predict the reactivity and properties of elements based on their positions on the periodic table?</w:t>
      </w:r>
    </w:p>
    <w:p w:rsidR="003E6C3C" w:rsidP="003E6C3C" w:rsidRDefault="003E6C3C" w14:paraId="00DBB891" w14:textId="77777777">
      <w:pPr>
        <w:pStyle w:val="Heading2"/>
        <w:rPr>
          <w:color w:val="auto"/>
        </w:rPr>
      </w:pPr>
      <w:r w:rsidRPr="35078AB0">
        <w:rPr>
          <w:color w:val="auto"/>
          <w:highlight w:val="yellow"/>
        </w:rPr>
        <w:t>&lt;H1&gt;</w:t>
      </w:r>
      <w:r w:rsidRPr="35078AB0">
        <w:rPr>
          <w:color w:val="auto"/>
        </w:rPr>
        <w:t xml:space="preserve"> </w:t>
      </w:r>
      <w:r w:rsidRPr="35078AB0">
        <w:rPr>
          <w:b/>
          <w:bCs/>
          <w:color w:val="auto"/>
        </w:rPr>
        <w:t>Big Idea</w:t>
      </w:r>
    </w:p>
    <w:p w:rsidR="003E6C3C" w:rsidP="003E6C3C" w:rsidRDefault="003E6C3C" w14:paraId="08444EC6" w14:textId="545B2439">
      <w:r w:rsidRPr="003E6C3C">
        <w:t xml:space="preserve">The periodic table is not just a collection of elements but a powerful tool that reveals trends in </w:t>
      </w:r>
      <w:r w:rsidR="00615856">
        <w:t>fundamental properties</w:t>
      </w:r>
      <w:r w:rsidRPr="003E6C3C">
        <w:t>.</w:t>
      </w:r>
    </w:p>
    <w:p w:rsidRPr="003E6C3C" w:rsidR="00D46327" w:rsidP="00D46327" w:rsidRDefault="00D46327" w14:paraId="7EC18190" w14:textId="77777777">
      <w:pPr>
        <w:pStyle w:val="Heading2"/>
        <w:rPr>
          <w:color w:val="auto"/>
        </w:rPr>
      </w:pPr>
      <w:r w:rsidRPr="35078AB0">
        <w:rPr>
          <w:color w:val="auto"/>
          <w:highlight w:val="yellow"/>
        </w:rPr>
        <w:t>&lt;H1&gt;</w:t>
      </w:r>
      <w:r w:rsidRPr="35078AB0">
        <w:rPr>
          <w:color w:val="auto"/>
        </w:rPr>
        <w:t xml:space="preserve"> </w:t>
      </w:r>
      <w:r w:rsidRPr="35078AB0">
        <w:rPr>
          <w:b/>
          <w:bCs/>
          <w:color w:val="auto"/>
        </w:rPr>
        <w:t>Lesson Objectives</w:t>
      </w:r>
    </w:p>
    <w:p w:rsidR="00D46327" w:rsidP="00D46327" w:rsidRDefault="00D46327" w14:paraId="60946CB8" w14:textId="77777777">
      <w:pPr>
        <w:pStyle w:val="NoSpacing"/>
      </w:pPr>
      <w:r>
        <w:t>By the end of the lesson, I will be able to:</w:t>
      </w:r>
    </w:p>
    <w:p w:rsidR="00D46327" w:rsidP="00D46327" w:rsidRDefault="00D46327" w14:paraId="391BAEFA" w14:textId="77777777">
      <w:pPr>
        <w:pStyle w:val="NoSpacing"/>
      </w:pPr>
    </w:p>
    <w:p w:rsidR="00D46327" w:rsidP="00D46327" w:rsidRDefault="00D46327" w14:paraId="76148861" w14:textId="77777777">
      <w:pPr>
        <w:pStyle w:val="NoSpacing"/>
        <w:numPr>
          <w:ilvl w:val="0"/>
          <w:numId w:val="9"/>
        </w:numPr>
      </w:pPr>
      <w:r>
        <w:t>Recognize periodic trends, such as ionization energy, electronegativity, electron affinity, and atomic radius.</w:t>
      </w:r>
    </w:p>
    <w:p w:rsidR="00D46327" w:rsidP="00D46327" w:rsidRDefault="00D46327" w14:paraId="0CC0F018" w14:textId="77777777">
      <w:pPr>
        <w:pStyle w:val="NoSpacing"/>
        <w:numPr>
          <w:ilvl w:val="0"/>
          <w:numId w:val="9"/>
        </w:numPr>
      </w:pPr>
      <w:r>
        <w:t>Identify the factors that cause these periodic trends.</w:t>
      </w:r>
    </w:p>
    <w:p w:rsidR="00D46327" w:rsidP="00D46327" w:rsidRDefault="00D46327" w14:paraId="60C79020" w14:textId="77777777">
      <w:pPr>
        <w:pStyle w:val="NoSpacing"/>
        <w:numPr>
          <w:ilvl w:val="0"/>
          <w:numId w:val="9"/>
        </w:numPr>
      </w:pPr>
      <w:r>
        <w:t>Predict the properties of an element, including reactivity and stability, based on its location in the periodic table.</w:t>
      </w:r>
    </w:p>
    <w:p w:rsidR="00D46327" w:rsidP="003E6C3C" w:rsidRDefault="00D46327" w14:paraId="47897104" w14:textId="77777777"/>
    <w:p w:rsidR="003E6C3C" w:rsidP="003E6C3C" w:rsidRDefault="003E6C3C" w14:paraId="3F8EA8F8" w14:textId="7EC9EDA6" w14:noSpellErr="1">
      <w:pPr>
        <w:pStyle w:val="Heading2"/>
        <w:rPr>
          <w:color w:val="auto"/>
        </w:rPr>
      </w:pPr>
      <w:r w:rsidRPr="3CB6829D" w:rsidR="003E6C3C">
        <w:rPr>
          <w:color w:val="auto"/>
          <w:highlight w:val="yellow"/>
        </w:rPr>
        <w:t>&lt;H1&gt;</w:t>
      </w:r>
      <w:r w:rsidRPr="3CB6829D" w:rsidR="003E6C3C">
        <w:rPr>
          <w:color w:val="auto"/>
        </w:rPr>
        <w:t xml:space="preserve"> </w:t>
      </w:r>
      <w:r w:rsidRPr="3CB6829D" w:rsidR="00B74171">
        <w:rPr>
          <w:b w:val="1"/>
          <w:bCs w:val="1"/>
          <w:color w:val="auto"/>
        </w:rPr>
        <w:t>Curiosity Corner</w:t>
      </w:r>
      <w:commentRangeStart w:id="175609776"/>
      <w:commentRangeEnd w:id="175609776"/>
      <w:r>
        <w:rPr>
          <w:rStyle w:val="CommentReference"/>
        </w:rPr>
        <w:commentReference w:id="175609776"/>
      </w:r>
    </w:p>
    <w:p w:rsidR="00772259" w:rsidP="00772259" w:rsidRDefault="00772259" w14:paraId="1E9F8AB0" w14:textId="1EE80275">
      <w:commentRangeStart w:id="2"/>
      <w:r w:rsidRPr="00772259">
        <w:rPr>
          <w:noProof/>
        </w:rPr>
        <w:drawing>
          <wp:inline distT="0" distB="0" distL="0" distR="0" wp14:anchorId="39B08A2D" wp14:editId="30C20935">
            <wp:extent cx="3178720" cy="1961909"/>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4052" cy="1965200"/>
                    </a:xfrm>
                    <a:prstGeom prst="rect">
                      <a:avLst/>
                    </a:prstGeom>
                  </pic:spPr>
                </pic:pic>
              </a:graphicData>
            </a:graphic>
          </wp:inline>
        </w:drawing>
      </w:r>
      <w:commentRangeEnd w:id="2"/>
      <w:r w:rsidR="000B7649">
        <w:rPr>
          <w:rStyle w:val="CommentReference"/>
        </w:rPr>
        <w:commentReference w:id="2"/>
      </w:r>
    </w:p>
    <w:p w:rsidRPr="00772259" w:rsidR="00772259" w:rsidP="00772259" w:rsidRDefault="00772259" w14:paraId="45B311EE" w14:textId="62F0F96F">
      <w:r>
        <w:t>Figure 5.</w:t>
      </w:r>
      <w:r w:rsidR="00D46327">
        <w:t>1</w:t>
      </w:r>
      <w:r w:rsidR="00F0070C">
        <w:t>2</w:t>
      </w:r>
      <w:r w:rsidR="00096354">
        <w:t>.</w:t>
      </w:r>
      <w:r>
        <w:t xml:space="preserve"> A </w:t>
      </w:r>
      <w:r w:rsidR="00960722">
        <w:t>t</w:t>
      </w:r>
      <w:r>
        <w:t xml:space="preserve">ractor with salt bucket: </w:t>
      </w:r>
      <w:r w:rsidR="00960722">
        <w:t xml:space="preserve">Deicing </w:t>
      </w:r>
      <w:r>
        <w:t>the street</w:t>
      </w:r>
    </w:p>
    <w:p w:rsidR="003E6C3C" w:rsidP="35078AB0" w:rsidRDefault="003E6C3C" w14:paraId="797755CA" w14:textId="6D3DFC01">
      <w:r>
        <w:t xml:space="preserve">In northern regions, road salts are used to melt ice on streets during winter. Common salts like sodium chloride, magnesium chloride, and calcium chloride contain different elements, </w:t>
      </w:r>
      <w:r w:rsidR="005F31BF">
        <w:t xml:space="preserve">and </w:t>
      </w:r>
      <w:r w:rsidR="00615856">
        <w:t xml:space="preserve">each salt </w:t>
      </w:r>
      <w:r w:rsidR="005944BA">
        <w:t xml:space="preserve">contains a </w:t>
      </w:r>
      <w:r w:rsidR="00615856">
        <w:t>common anion</w:t>
      </w:r>
      <w:r w:rsidR="005944BA">
        <w:t>,</w:t>
      </w:r>
      <w:r w:rsidR="00615856">
        <w:t xml:space="preserve"> which is chloride. </w:t>
      </w:r>
      <w:r>
        <w:t xml:space="preserve">These salts </w:t>
      </w:r>
      <w:r w:rsidR="7548BB59">
        <w:t xml:space="preserve">differ in many chemical properties conferred by the </w:t>
      </w:r>
      <w:r w:rsidR="0058162C">
        <w:t>electronegativity, ionization enthalpy</w:t>
      </w:r>
      <w:r w:rsidR="005944BA">
        <w:t>,</w:t>
      </w:r>
      <w:r w:rsidR="0058162C">
        <w:t xml:space="preserve"> and </w:t>
      </w:r>
      <w:r w:rsidR="18816B90">
        <w:t xml:space="preserve">other properties of the elements. These atomic properties </w:t>
      </w:r>
      <w:r>
        <w:t xml:space="preserve">are predictable using periodic trends. </w:t>
      </w:r>
    </w:p>
    <w:p w:rsidRPr="003E6C3C" w:rsidR="003E6C3C" w:rsidP="003E6C3C" w:rsidRDefault="003E6C3C" w14:paraId="72231340" w14:textId="77777777">
      <w:pPr>
        <w:pStyle w:val="Heading2"/>
        <w:rPr>
          <w:color w:val="auto"/>
        </w:rPr>
      </w:pPr>
      <w:r w:rsidRPr="35078AB0">
        <w:rPr>
          <w:color w:val="auto"/>
          <w:highlight w:val="yellow"/>
        </w:rPr>
        <w:t>&lt;H1&gt;</w:t>
      </w:r>
      <w:r w:rsidRPr="35078AB0">
        <w:rPr>
          <w:color w:val="auto"/>
        </w:rPr>
        <w:t xml:space="preserve"> </w:t>
      </w:r>
      <w:r w:rsidRPr="35078AB0">
        <w:rPr>
          <w:b/>
          <w:bCs/>
          <w:color w:val="auto"/>
        </w:rPr>
        <w:t>Key Vocabulary</w:t>
      </w:r>
    </w:p>
    <w:p w:rsidRPr="00B75721" w:rsidR="005213C4" w:rsidP="3CB6829D" w:rsidRDefault="003E6C3C" w14:paraId="286D97D4" w14:textId="75702526">
      <w:pPr>
        <w:pStyle w:val="NoSpacing"/>
        <w:widowControl w:val="0"/>
        <w:autoSpaceDE w:val="0"/>
        <w:autoSpaceDN w:val="0"/>
        <w:rPr>
          <w:rFonts w:cs="Calibri" w:cstheme="minorAscii"/>
        </w:rPr>
      </w:pPr>
      <w:del w:author="Micah Newman" w:date="2024-11-19T00:28:02.691Z" w:id="1308927485">
        <w:r w:rsidDel="003E6C3C">
          <w:delText xml:space="preserve">Atomic </w:delText>
        </w:r>
      </w:del>
      <w:ins w:author="Micah Newman" w:date="2024-11-19T00:28:05.136Z" w:id="2017212819">
        <w:r w:rsidR="63C6457E">
          <w:t xml:space="preserve">Periodic </w:t>
        </w:r>
      </w:ins>
      <w:r w:rsidR="003E6C3C">
        <w:rPr/>
        <w:t>trends</w:t>
      </w:r>
      <w:r w:rsidR="005213C4">
        <w:rPr/>
        <w:t>-</w:t>
      </w:r>
      <w:r w:rsidRPr="3CB6829D" w:rsidR="005213C4">
        <w:rPr>
          <w:rFonts w:cs="Calibri" w:cstheme="minorAscii"/>
        </w:rPr>
        <w:t xml:space="preserve"> </w:t>
      </w:r>
      <w:r w:rsidRPr="3CB6829D" w:rsidR="005213C4">
        <w:rPr>
          <w:rFonts w:cs="Calibri" w:cstheme="minorAscii"/>
        </w:rPr>
        <w:t>Regular patterns or variations in element properties (e.g., atomic size, ionization energy) across the periodic table.</w:t>
      </w:r>
    </w:p>
    <w:p w:rsidRPr="00B75721" w:rsidR="005213C4" w:rsidP="005213C4" w:rsidRDefault="003E6C3C" w14:paraId="5B82A910" w14:textId="78B2EC17">
      <w:pPr>
        <w:pStyle w:val="NoSpacing"/>
        <w:widowControl w:val="0"/>
        <w:autoSpaceDE w:val="0"/>
        <w:autoSpaceDN w:val="0"/>
      </w:pPr>
      <w:r>
        <w:t>Atomic radius</w:t>
      </w:r>
      <w:r w:rsidR="005213C4">
        <w:t>-</w:t>
      </w:r>
      <w:r w:rsidRPr="005213C4" w:rsidR="005213C4">
        <w:t xml:space="preserve"> </w:t>
      </w:r>
      <w:r w:rsidRPr="5CA7DDF2" w:rsidR="005213C4">
        <w:t>The average distance from the nucleus to the outermost electron, indicating the size of an atom.</w:t>
      </w:r>
    </w:p>
    <w:p w:rsidR="005213C4" w:rsidP="005213C4" w:rsidRDefault="003E6C3C" w14:paraId="22201DFC" w14:textId="77777777">
      <w:pPr>
        <w:pStyle w:val="NoSpacing"/>
      </w:pPr>
      <w:r>
        <w:t>Electron affinity</w:t>
      </w:r>
      <w:r w:rsidR="005213C4">
        <w:t>-</w:t>
      </w:r>
      <w:r w:rsidRPr="005213C4" w:rsidR="005213C4">
        <w:rPr>
          <w:rFonts w:cstheme="minorHAnsi"/>
        </w:rPr>
        <w:t xml:space="preserve"> </w:t>
      </w:r>
      <w:r w:rsidRPr="00B75721" w:rsidR="005213C4">
        <w:rPr>
          <w:rFonts w:cstheme="minorHAnsi"/>
        </w:rPr>
        <w:t>The amount of energy released when an isolated gaseous atom gains an electron, reflecting its tendency to accept electrons.</w:t>
      </w:r>
    </w:p>
    <w:p w:rsidRPr="005213C4" w:rsidR="005213C4" w:rsidP="005213C4" w:rsidRDefault="003E6C3C" w14:paraId="430D2FDE" w14:textId="0D236681">
      <w:pPr>
        <w:pStyle w:val="NoSpacing"/>
      </w:pPr>
      <w:r>
        <w:t>Electronegativity</w:t>
      </w:r>
      <w:r w:rsidR="005213C4">
        <w:t>-</w:t>
      </w:r>
      <w:r w:rsidRPr="005213C4" w:rsidR="005213C4">
        <w:rPr>
          <w:rFonts w:cstheme="minorHAnsi"/>
        </w:rPr>
        <w:t xml:space="preserve"> </w:t>
      </w:r>
      <w:r w:rsidRPr="00B75721" w:rsidR="005213C4">
        <w:rPr>
          <w:rFonts w:cstheme="minorHAnsi"/>
        </w:rPr>
        <w:t>A measure of an atom's ability to attract electrons in a chemical bond, influencing molecule polarity.</w:t>
      </w:r>
    </w:p>
    <w:p w:rsidRPr="009A0640" w:rsidR="005213C4" w:rsidP="005213C4" w:rsidRDefault="003E6C3C" w14:paraId="6347B44E" w14:textId="19FCEE72">
      <w:pPr>
        <w:pStyle w:val="NoSpacing"/>
        <w:widowControl w:val="0"/>
        <w:autoSpaceDE w:val="0"/>
        <w:autoSpaceDN w:val="0"/>
      </w:pPr>
      <w:r>
        <w:t>Ionization energy</w:t>
      </w:r>
      <w:r w:rsidR="005213C4">
        <w:t>-</w:t>
      </w:r>
      <w:r w:rsidRPr="005213C4" w:rsidR="005213C4">
        <w:t xml:space="preserve"> </w:t>
      </w:r>
      <w:r w:rsidRPr="5CA7DDF2" w:rsidR="005213C4">
        <w:t>The energy required to remove an electron from an isolated gaseous, indicating its reactivity and ability to form cations.</w:t>
      </w:r>
    </w:p>
    <w:p w:rsidR="003E6C3C" w:rsidP="003E6C3C" w:rsidRDefault="003E6C3C" w14:paraId="3B0E8FA8" w14:textId="50DCF6DE">
      <w:pPr>
        <w:pStyle w:val="NoSpacing"/>
      </w:pPr>
    </w:p>
    <w:p w:rsidRPr="00111A91" w:rsidR="003E6C3C" w:rsidP="00111A91" w:rsidRDefault="003E6C3C" w14:paraId="3C21C439" w14:textId="41E4972D">
      <w:pPr>
        <w:pStyle w:val="Heading2"/>
      </w:pPr>
    </w:p>
    <w:p w:rsidRPr="00111A91" w:rsidR="00111A91" w:rsidP="00111A91" w:rsidRDefault="00111A91" w14:paraId="76718F40" w14:textId="3D8E9C77">
      <w:pPr>
        <w:pStyle w:val="Heading2"/>
        <w:rPr>
          <w:color w:val="auto"/>
        </w:rPr>
      </w:pPr>
      <w:r w:rsidRPr="35078AB0">
        <w:rPr>
          <w:color w:val="auto"/>
          <w:highlight w:val="yellow"/>
        </w:rPr>
        <w:t>&lt;H1&gt;</w:t>
      </w:r>
      <w:r w:rsidRPr="35078AB0">
        <w:rPr>
          <w:color w:val="auto"/>
        </w:rPr>
        <w:t xml:space="preserve"> </w:t>
      </w:r>
      <w:r w:rsidR="00447A3D">
        <w:rPr>
          <w:color w:val="auto"/>
        </w:rPr>
        <w:t xml:space="preserve">Ignite: </w:t>
      </w:r>
      <w:r w:rsidRPr="35078AB0" w:rsidR="6A730BED">
        <w:rPr>
          <w:b/>
          <w:bCs/>
          <w:color w:val="auto"/>
        </w:rPr>
        <w:t>Periodic Trends</w:t>
      </w:r>
    </w:p>
    <w:p w:rsidR="00111A91" w:rsidP="00111A91" w:rsidRDefault="00D46327" w14:paraId="7D919490" w14:textId="14933751">
      <w:pPr>
        <w:pStyle w:val="NoSpacing"/>
      </w:pPr>
      <w:r w:rsidR="00D46327">
        <w:rPr/>
        <w:t xml:space="preserve">Direct Instruction: </w:t>
      </w:r>
      <w:r w:rsidR="00221876">
        <w:rPr/>
        <w:t xml:space="preserve">The </w:t>
      </w:r>
      <w:r w:rsidR="00111A91">
        <w:rPr/>
        <w:t>elements</w:t>
      </w:r>
      <w:r w:rsidR="00221876">
        <w:rPr/>
        <w:t xml:space="preserve"> organized in the periodic table</w:t>
      </w:r>
      <w:r w:rsidR="00111A91">
        <w:rPr/>
        <w:t xml:space="preserve"> </w:t>
      </w:r>
      <w:r w:rsidR="0043633D">
        <w:rPr/>
        <w:t>reveal</w:t>
      </w:r>
      <w:r w:rsidR="00111A91">
        <w:rPr/>
        <w:t xml:space="preserve"> </w:t>
      </w:r>
      <w:r w:rsidR="00221876">
        <w:rPr/>
        <w:t xml:space="preserve">the </w:t>
      </w:r>
      <w:r w:rsidR="00111A91">
        <w:rPr/>
        <w:t xml:space="preserve">patterns </w:t>
      </w:r>
      <w:r w:rsidR="00221876">
        <w:rPr/>
        <w:t xml:space="preserve">of </w:t>
      </w:r>
      <w:r w:rsidR="00111A91">
        <w:rPr/>
        <w:t xml:space="preserve">their </w:t>
      </w:r>
      <w:r w:rsidR="00221876">
        <w:rPr/>
        <w:t xml:space="preserve">fundamental </w:t>
      </w:r>
      <w:r w:rsidR="00111A91">
        <w:rPr/>
        <w:t xml:space="preserve">properties called periodic trends. These trends can be </w:t>
      </w:r>
      <w:r w:rsidR="00111A91">
        <w:rPr/>
        <w:t>observed</w:t>
      </w:r>
      <w:r w:rsidR="00111A91">
        <w:rPr/>
        <w:t xml:space="preserve"> by looking at how certain properties change as you move across a period (left to right) or down a group (top to bottom). Understanding these trends </w:t>
      </w:r>
      <w:r w:rsidR="0043633D">
        <w:rPr/>
        <w:t>assists</w:t>
      </w:r>
      <w:r w:rsidR="0043633D">
        <w:rPr/>
        <w:t xml:space="preserve"> </w:t>
      </w:r>
      <w:r w:rsidR="00111A91">
        <w:rPr/>
        <w:t xml:space="preserve">scientists </w:t>
      </w:r>
      <w:r w:rsidR="005F31BF">
        <w:rPr/>
        <w:t>in predicting</w:t>
      </w:r>
      <w:r w:rsidR="00111A91">
        <w:rPr/>
        <w:t xml:space="preserve"> </w:t>
      </w:r>
      <w:del w:author="Micah Newman" w:date="2024-11-19T00:28:23.265Z" w:id="1630096909">
        <w:r w:rsidDel="00111A91">
          <w:delText xml:space="preserve">an </w:delText>
        </w:r>
      </w:del>
      <w:r w:rsidR="00111A91">
        <w:rPr/>
        <w:t>element</w:t>
      </w:r>
      <w:ins w:author="Micah Newman" w:date="2024-11-19T00:28:26.188Z" w:id="689624868">
        <w:r w:rsidR="6161E4CE">
          <w:t>s</w:t>
        </w:r>
      </w:ins>
      <w:r w:rsidR="00111A91">
        <w:rPr/>
        <w:t>’</w:t>
      </w:r>
      <w:del w:author="Micah Newman" w:date="2024-11-19T00:28:25.477Z" w:id="1368777437">
        <w:r w:rsidDel="00111A91">
          <w:delText>s</w:delText>
        </w:r>
      </w:del>
      <w:r w:rsidR="00111A91">
        <w:rPr/>
        <w:t xml:space="preserve"> behavior, reactivity, and stability based on </w:t>
      </w:r>
      <w:del w:author="Micah Newman" w:date="2024-11-19T00:28:29.936Z" w:id="925673558">
        <w:r w:rsidDel="00111A91">
          <w:delText xml:space="preserve">its </w:delText>
        </w:r>
      </w:del>
      <w:ins w:author="Micah Newman" w:date="2024-11-19T00:28:31.425Z" w:id="966063907">
        <w:r w:rsidR="7D52CA75">
          <w:t xml:space="preserve">their </w:t>
        </w:r>
      </w:ins>
      <w:r w:rsidR="00111A91">
        <w:rPr/>
        <w:t>position</w:t>
      </w:r>
      <w:ins w:author="Micah Newman" w:date="2024-11-19T00:28:38.945Z" w:id="1187732634">
        <w:r w:rsidR="5FA04B94">
          <w:t>s</w:t>
        </w:r>
      </w:ins>
      <w:r w:rsidR="00111A91">
        <w:rPr/>
        <w:t xml:space="preserve"> on the table.</w:t>
      </w:r>
    </w:p>
    <w:p w:rsidR="00111A91" w:rsidP="00111A91" w:rsidRDefault="00111A91" w14:paraId="54FD6481" w14:textId="67534831">
      <w:pPr>
        <w:pStyle w:val="NoSpacing"/>
      </w:pPr>
      <w:r>
        <w:t>By understanding these trends, we can predict why elements like sodium are highly reactive and why other</w:t>
      </w:r>
      <w:r w:rsidR="00221876">
        <w:t xml:space="preserve"> element</w:t>
      </w:r>
      <w:r w:rsidR="0043633D">
        <w:t>s,</w:t>
      </w:r>
      <w:r>
        <w:t xml:space="preserve"> like helium, are not.</w:t>
      </w:r>
    </w:p>
    <w:p w:rsidR="003E6C3C" w:rsidP="003E6C3C" w:rsidRDefault="003E6C3C" w14:paraId="18057D03" w14:textId="77777777">
      <w:pPr>
        <w:pStyle w:val="NoSpacing"/>
      </w:pPr>
    </w:p>
    <w:p w:rsidR="00111A91" w:rsidP="00111A91" w:rsidRDefault="00111A91" w14:paraId="25998EE5" w14:textId="77777777">
      <w:pPr>
        <w:pStyle w:val="Heading2"/>
        <w:rPr>
          <w:color w:val="auto"/>
        </w:rPr>
      </w:pPr>
      <w:r w:rsidRPr="35078AB0">
        <w:rPr>
          <w:color w:val="auto"/>
          <w:highlight w:val="yellow"/>
        </w:rPr>
        <w:lastRenderedPageBreak/>
        <w:t>&lt;H1&gt;</w:t>
      </w:r>
      <w:r w:rsidRPr="35078AB0">
        <w:rPr>
          <w:color w:val="auto"/>
        </w:rPr>
        <w:t xml:space="preserve"> </w:t>
      </w:r>
      <w:r w:rsidRPr="35078AB0">
        <w:rPr>
          <w:b/>
          <w:bCs/>
          <w:color w:val="auto"/>
        </w:rPr>
        <w:t>Progress Check 1</w:t>
      </w:r>
    </w:p>
    <w:p w:rsidR="00111A91" w:rsidP="00111A91" w:rsidRDefault="001B134E" w14:paraId="0F0BA084" w14:textId="76DCA55F">
      <w:r w:rsidRPr="001B134E">
        <w:t xml:space="preserve">What are periodic trends, and how do they help scientists </w:t>
      </w:r>
      <w:r w:rsidR="00221876">
        <w:t xml:space="preserve">in </w:t>
      </w:r>
      <w:r w:rsidRPr="001B134E">
        <w:t>predict</w:t>
      </w:r>
      <w:r w:rsidR="00221876">
        <w:t>ing</w:t>
      </w:r>
      <w:r w:rsidRPr="001B134E">
        <w:t xml:space="preserve"> the properties of elements based on their positions on the periodic table?</w:t>
      </w:r>
      <w:r>
        <w:t xml:space="preserve"> </w:t>
      </w:r>
    </w:p>
    <w:p w:rsidR="001B134E" w:rsidP="00111A91" w:rsidRDefault="001B134E" w14:paraId="0A78DB65" w14:textId="77777777"/>
    <w:p w:rsidRPr="001B134E" w:rsidR="001B134E" w:rsidP="001B134E" w:rsidRDefault="001B134E" w14:paraId="1ADC2B61" w14:textId="1299661C">
      <w:pPr>
        <w:pStyle w:val="Heading2"/>
        <w:rPr>
          <w:color w:val="auto"/>
        </w:rPr>
      </w:pPr>
      <w:r w:rsidRPr="35078AB0">
        <w:rPr>
          <w:color w:val="auto"/>
          <w:highlight w:val="yellow"/>
        </w:rPr>
        <w:t>&lt;H1&gt;</w:t>
      </w:r>
      <w:r w:rsidRPr="35078AB0">
        <w:rPr>
          <w:color w:val="auto"/>
        </w:rPr>
        <w:t xml:space="preserve"> </w:t>
      </w:r>
      <w:r w:rsidRPr="35078AB0">
        <w:rPr>
          <w:b/>
          <w:bCs/>
          <w:color w:val="auto"/>
        </w:rPr>
        <w:t>Path</w:t>
      </w:r>
      <w:r w:rsidR="004A288E">
        <w:rPr>
          <w:b/>
          <w:bCs/>
          <w:color w:val="auto"/>
        </w:rPr>
        <w:t>f</w:t>
      </w:r>
      <w:r w:rsidRPr="35078AB0">
        <w:rPr>
          <w:b/>
          <w:bCs/>
          <w:color w:val="auto"/>
        </w:rPr>
        <w:t>inder: Exploring General Periodic Trends</w:t>
      </w:r>
    </w:p>
    <w:p w:rsidRPr="00D67891" w:rsidR="001B134E" w:rsidP="001B134E" w:rsidRDefault="001B134E" w14:paraId="361072F9" w14:textId="4DC9359D">
      <w:pPr>
        <w:rPr>
          <w:b/>
          <w:bCs/>
        </w:rPr>
      </w:pPr>
      <w:r w:rsidRPr="35078AB0">
        <w:rPr>
          <w:b/>
          <w:bCs/>
        </w:rPr>
        <w:t>Materials Required:</w:t>
      </w:r>
    </w:p>
    <w:p w:rsidR="001B134E" w:rsidP="001B134E" w:rsidRDefault="001B134E" w14:paraId="30178D7B" w14:textId="77777777">
      <w:r>
        <w:t>Periodic table chart</w:t>
      </w:r>
    </w:p>
    <w:p w:rsidR="001B134E" w:rsidP="001B134E" w:rsidRDefault="001B134E" w14:paraId="129B650E" w14:textId="77777777">
      <w:r>
        <w:t>Colored markers</w:t>
      </w:r>
    </w:p>
    <w:p w:rsidR="001B134E" w:rsidP="001B134E" w:rsidRDefault="001B134E" w14:paraId="6E80747E" w14:textId="1DE06AF1">
      <w:r>
        <w:t>Worksheet for identifying trends (e.g., atomic size</w:t>
      </w:r>
      <w:r w:rsidR="0043633D">
        <w:t xml:space="preserve"> and </w:t>
      </w:r>
      <w:r>
        <w:t>metallic character)</w:t>
      </w:r>
    </w:p>
    <w:p w:rsidRPr="00D67891" w:rsidR="001B134E" w:rsidP="001B134E" w:rsidRDefault="001B134E" w14:paraId="5492663D" w14:textId="3B1AB787">
      <w:pPr>
        <w:rPr>
          <w:b/>
          <w:bCs/>
        </w:rPr>
      </w:pPr>
      <w:r w:rsidRPr="35078AB0">
        <w:rPr>
          <w:b/>
          <w:bCs/>
        </w:rPr>
        <w:t>Procedure:</w:t>
      </w:r>
    </w:p>
    <w:p w:rsidR="001B134E" w:rsidP="001B134E" w:rsidRDefault="001B134E" w14:paraId="0F6926C0" w14:textId="10DE4B43">
      <w:pPr>
        <w:pStyle w:val="NoSpacing"/>
        <w:numPr>
          <w:ilvl w:val="0"/>
          <w:numId w:val="7"/>
        </w:numPr>
      </w:pPr>
      <w:r>
        <w:t xml:space="preserve">Observe elements across </w:t>
      </w:r>
      <w:r w:rsidRPr="0090697D">
        <w:t>Period 3</w:t>
      </w:r>
      <w:r>
        <w:t xml:space="preserve"> (from sodium to argon) on the periodic table. Note how the elements are </w:t>
      </w:r>
      <w:r w:rsidR="00221876">
        <w:t>placed</w:t>
      </w:r>
      <w:r>
        <w:t>.</w:t>
      </w:r>
    </w:p>
    <w:p w:rsidR="001B134E" w:rsidP="001B134E" w:rsidRDefault="001B134E" w14:paraId="50005F80" w14:textId="21EF0A6E">
      <w:pPr>
        <w:pStyle w:val="NoSpacing"/>
        <w:numPr>
          <w:ilvl w:val="0"/>
          <w:numId w:val="7"/>
        </w:numPr>
      </w:pPr>
      <w:r>
        <w:t xml:space="preserve">Use markers to highlight changes in electronic configuration and metallic character as you move across the period and down </w:t>
      </w:r>
      <w:r w:rsidR="00221876">
        <w:t xml:space="preserve">the </w:t>
      </w:r>
      <w:r w:rsidR="00D67891">
        <w:t>g</w:t>
      </w:r>
      <w:r w:rsidRPr="0090697D" w:rsidR="00D67891">
        <w:t>roup</w:t>
      </w:r>
      <w:r w:rsidRPr="0090697D" w:rsidR="0043633D">
        <w:t>,</w:t>
      </w:r>
      <w:r w:rsidRPr="0090697D">
        <w:t xml:space="preserve"> </w:t>
      </w:r>
      <w:r w:rsidRPr="0090697D" w:rsidR="00221876">
        <w:t>say Group</w:t>
      </w:r>
      <w:r w:rsidR="00221876">
        <w:t xml:space="preserve"> </w:t>
      </w:r>
      <w:r>
        <w:t>1 (from lithium to cesium).</w:t>
      </w:r>
    </w:p>
    <w:p w:rsidR="00111A91" w:rsidP="001B134E" w:rsidRDefault="001B134E" w14:paraId="4C1999B5" w14:textId="5A99DFC0">
      <w:pPr>
        <w:pStyle w:val="NoSpacing"/>
        <w:numPr>
          <w:ilvl w:val="0"/>
          <w:numId w:val="7"/>
        </w:numPr>
        <w:rPr/>
      </w:pPr>
      <w:commentRangeStart w:id="421068849"/>
      <w:r w:rsidR="001B134E">
        <w:rPr/>
        <w:t>Discuss how these general trends</w:t>
      </w:r>
      <w:r w:rsidR="0043633D">
        <w:rPr/>
        <w:t>,</w:t>
      </w:r>
      <w:r w:rsidR="001B134E">
        <w:rPr/>
        <w:t xml:space="preserve"> such </w:t>
      </w:r>
      <w:r w:rsidR="00221876">
        <w:rPr/>
        <w:t xml:space="preserve">as </w:t>
      </w:r>
      <w:r w:rsidR="001B134E">
        <w:rPr/>
        <w:t xml:space="preserve">metallic character down </w:t>
      </w:r>
      <w:r w:rsidR="00221876">
        <w:rPr/>
        <w:t>the</w:t>
      </w:r>
      <w:r w:rsidR="001B134E">
        <w:rPr/>
        <w:t xml:space="preserve"> group, help</w:t>
      </w:r>
      <w:r w:rsidR="00A401BD">
        <w:rPr/>
        <w:t xml:space="preserve"> to</w:t>
      </w:r>
      <w:r w:rsidR="001B134E">
        <w:rPr/>
        <w:t xml:space="preserve"> predict the behavior of elements.</w:t>
      </w:r>
      <w:commentRangeEnd w:id="421068849"/>
      <w:r>
        <w:rPr>
          <w:rStyle w:val="CommentReference"/>
        </w:rPr>
        <w:commentReference w:id="421068849"/>
      </w:r>
    </w:p>
    <w:p w:rsidR="00111A91" w:rsidP="00111A91" w:rsidRDefault="00111A91" w14:paraId="0D2A7F9C" w14:textId="77777777"/>
    <w:p w:rsidRPr="001B134E" w:rsidR="001B134E" w:rsidP="001B134E" w:rsidRDefault="001B134E" w14:paraId="1E852F01" w14:textId="5F50B7F2">
      <w:pPr>
        <w:pStyle w:val="Heading2"/>
        <w:rPr>
          <w:color w:val="auto"/>
        </w:rPr>
      </w:pPr>
      <w:r w:rsidRPr="35078AB0">
        <w:rPr>
          <w:color w:val="auto"/>
          <w:highlight w:val="yellow"/>
        </w:rPr>
        <w:t>&lt;H1&gt;</w:t>
      </w:r>
      <w:r w:rsidRPr="35078AB0">
        <w:rPr>
          <w:color w:val="auto"/>
        </w:rPr>
        <w:t xml:space="preserve"> </w:t>
      </w:r>
      <w:r w:rsidRPr="35078AB0">
        <w:rPr>
          <w:b/>
          <w:bCs/>
          <w:color w:val="auto"/>
        </w:rPr>
        <w:t>Progress Check 2</w:t>
      </w:r>
    </w:p>
    <w:p w:rsidR="001B134E" w:rsidP="35078AB0" w:rsidRDefault="001B134E" w14:paraId="16985B7A" w14:textId="5693958A">
      <w:pPr>
        <w:pStyle w:val="ListParagraph"/>
        <w:numPr>
          <w:ilvl w:val="0"/>
          <w:numId w:val="6"/>
        </w:numPr>
        <w:rPr/>
      </w:pPr>
      <w:commentRangeStart w:id="1256946232"/>
      <w:r w:rsidR="001B134E">
        <w:rPr/>
        <w:t xml:space="preserve">How does atomic size change as you move across a period from left to right? Why does this trend occur? </w:t>
      </w:r>
      <w:commentRangeEnd w:id="1256946232"/>
      <w:r>
        <w:rPr>
          <w:rStyle w:val="CommentReference"/>
        </w:rPr>
        <w:commentReference w:id="1256946232"/>
      </w:r>
    </w:p>
    <w:p w:rsidR="00111A91" w:rsidP="35078AB0" w:rsidRDefault="001B134E" w14:paraId="30C99EFE" w14:textId="02084600">
      <w:pPr>
        <w:pStyle w:val="ListParagraph"/>
        <w:numPr>
          <w:ilvl w:val="0"/>
          <w:numId w:val="6"/>
        </w:numPr>
      </w:pPr>
      <w:r>
        <w:t>Why do elements on the left side of the periodic table generally exhibit more metallic properties compared to those on the right? Explain your reasoning.</w:t>
      </w:r>
    </w:p>
    <w:p w:rsidR="001B134E" w:rsidP="00111A91" w:rsidRDefault="001B134E" w14:paraId="3DAFEB71" w14:textId="20E810AA"/>
    <w:p w:rsidR="002B2659" w:rsidP="35078AB0" w:rsidRDefault="002B2659" w14:paraId="6E17E07E" w14:textId="3AB0A51F">
      <w:pPr>
        <w:pStyle w:val="Heading2"/>
        <w:rPr>
          <w:color w:val="auto"/>
        </w:rPr>
      </w:pPr>
      <w:r w:rsidRPr="3CB6829D" w:rsidR="002B2659">
        <w:rPr>
          <w:color w:val="auto"/>
          <w:highlight w:val="yellow"/>
        </w:rPr>
        <w:t>&lt;H1&gt;</w:t>
      </w:r>
      <w:r w:rsidRPr="3CB6829D" w:rsidR="002B2659">
        <w:rPr>
          <w:color w:val="auto"/>
        </w:rPr>
        <w:t xml:space="preserve"> </w:t>
      </w:r>
      <w:r w:rsidRPr="3CB6829D" w:rsidR="00096354">
        <w:rPr>
          <w:color w:val="auto"/>
        </w:rPr>
        <w:t>Lightbulb:</w:t>
      </w:r>
      <w:r w:rsidRPr="3CB6829D" w:rsidR="00DB466F">
        <w:rPr>
          <w:color w:val="auto"/>
        </w:rPr>
        <w:t xml:space="preserve"> </w:t>
      </w:r>
      <w:r w:rsidRPr="3CB6829D" w:rsidR="3B8A56C8">
        <w:rPr>
          <w:b w:val="1"/>
          <w:bCs w:val="1"/>
          <w:color w:val="auto"/>
        </w:rPr>
        <w:t>Trend</w:t>
      </w:r>
      <w:ins w:author="Micah Newman" w:date="2024-11-19T00:34:32.917Z" w:id="1048519828">
        <w:r w:rsidRPr="3CB6829D" w:rsidR="6925B4A5">
          <w:rPr>
            <w:b w:val="1"/>
            <w:bCs w:val="1"/>
            <w:color w:val="auto"/>
          </w:rPr>
          <w:t>s</w:t>
        </w:r>
      </w:ins>
      <w:r w:rsidRPr="3CB6829D" w:rsidR="3B8A56C8">
        <w:rPr>
          <w:b w:val="1"/>
          <w:bCs w:val="1"/>
          <w:color w:val="auto"/>
        </w:rPr>
        <w:t xml:space="preserve"> in Atomic Radius</w:t>
      </w:r>
    </w:p>
    <w:p w:rsidR="00772259" w:rsidP="00772259" w:rsidRDefault="00772259" w14:paraId="737CB42E" w14:textId="5315311D">
      <w:commentRangeStart w:id="3"/>
      <w:r w:rsidRPr="00772259">
        <w:rPr>
          <w:noProof/>
        </w:rPr>
        <w:drawing>
          <wp:inline distT="0" distB="0" distL="0" distR="0" wp14:anchorId="044385D9" wp14:editId="39642CBD">
            <wp:extent cx="3536359" cy="2621666"/>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9707" cy="2624148"/>
                    </a:xfrm>
                    <a:prstGeom prst="rect">
                      <a:avLst/>
                    </a:prstGeom>
                  </pic:spPr>
                </pic:pic>
              </a:graphicData>
            </a:graphic>
          </wp:inline>
        </w:drawing>
      </w:r>
      <w:commentRangeEnd w:id="3"/>
      <w:r w:rsidR="00D87642">
        <w:rPr>
          <w:rStyle w:val="CommentReference"/>
        </w:rPr>
        <w:commentReference w:id="3"/>
      </w:r>
    </w:p>
    <w:p w:rsidRPr="00772259" w:rsidR="00772259" w:rsidP="00772259" w:rsidRDefault="00772259" w14:paraId="6F0A194C" w14:textId="7A6C9C40">
      <w:r>
        <w:lastRenderedPageBreak/>
        <w:t>Figure 5.</w:t>
      </w:r>
      <w:r w:rsidR="002E1F5D">
        <w:t>1</w:t>
      </w:r>
      <w:r w:rsidR="00F0070C">
        <w:t>3</w:t>
      </w:r>
      <w:r w:rsidR="00096354">
        <w:t>.</w:t>
      </w:r>
      <w:r>
        <w:t xml:space="preserve"> Trends </w:t>
      </w:r>
      <w:r w:rsidR="00A401BD">
        <w:t>of</w:t>
      </w:r>
      <w:r>
        <w:t xml:space="preserve"> atomic radius</w:t>
      </w:r>
      <w:r w:rsidR="00A401BD">
        <w:t xml:space="preserve"> in the periodic table</w:t>
      </w:r>
    </w:p>
    <w:p w:rsidR="00E26EE5" w:rsidP="00E26EE5" w:rsidRDefault="00E26EE5" w14:paraId="083EF217" w14:textId="369C052B">
      <w:r>
        <w:t xml:space="preserve">The atomic radius </w:t>
      </w:r>
      <w:r w:rsidR="00EE6387">
        <w:t>is</w:t>
      </w:r>
      <w:r>
        <w:t xml:space="preserve"> the distance from the </w:t>
      </w:r>
      <w:r w:rsidR="00EE6387">
        <w:t xml:space="preserve">center of the </w:t>
      </w:r>
      <w:r>
        <w:t>nucleus to the outermost electron</w:t>
      </w:r>
      <w:r w:rsidR="00EE6387">
        <w:t>s</w:t>
      </w:r>
      <w:r>
        <w:t xml:space="preserve">. Understanding atomic radius helps </w:t>
      </w:r>
      <w:r w:rsidR="00A401BD">
        <w:t xml:space="preserve">to </w:t>
      </w:r>
      <w:r>
        <w:t>explain how easily an elem</w:t>
      </w:r>
      <w:r w:rsidR="002B2659">
        <w:t>ent can lose or gain electrons.</w:t>
      </w:r>
    </w:p>
    <w:p w:rsidRPr="002B2659" w:rsidR="00E26EE5" w:rsidP="00E26EE5" w:rsidRDefault="002B2659" w14:paraId="55FFEBA7" w14:textId="088E685C">
      <w:pPr>
        <w:rPr>
          <w:b/>
        </w:rPr>
      </w:pPr>
      <w:r>
        <w:rPr>
          <w:b/>
        </w:rPr>
        <w:t>Trend:</w:t>
      </w:r>
    </w:p>
    <w:p w:rsidR="00E26EE5" w:rsidP="008A77C3" w:rsidRDefault="00E26EE5" w14:paraId="56004C65" w14:textId="1AE1C219">
      <w:pPr>
        <w:pStyle w:val="NoSpacing"/>
      </w:pPr>
      <w:r w:rsidR="00E26EE5">
        <w:rPr/>
        <w:t xml:space="preserve">Across a period (left to right), the atomic radius decreases. This is because as </w:t>
      </w:r>
      <w:r w:rsidR="00A401BD">
        <w:rPr/>
        <w:t xml:space="preserve">you move from left to right of the periodic table, </w:t>
      </w:r>
      <w:r w:rsidR="00E26EE5">
        <w:rPr/>
        <w:t xml:space="preserve">more </w:t>
      </w:r>
      <w:r w:rsidR="00A401BD">
        <w:rPr/>
        <w:t xml:space="preserve">electrons </w:t>
      </w:r>
      <w:r w:rsidR="00EE6387">
        <w:rPr/>
        <w:t xml:space="preserve">and </w:t>
      </w:r>
      <w:r w:rsidR="00E26EE5">
        <w:rPr/>
        <w:t xml:space="preserve">protons are added to the </w:t>
      </w:r>
      <w:r w:rsidR="00A401BD">
        <w:rPr/>
        <w:t xml:space="preserve">outermost shell and </w:t>
      </w:r>
      <w:r w:rsidR="00E26EE5">
        <w:rPr/>
        <w:t>nucleus</w:t>
      </w:r>
      <w:r w:rsidR="00C51CE2">
        <w:rPr/>
        <w:t>,</w:t>
      </w:r>
      <w:r w:rsidR="00A401BD">
        <w:rPr/>
        <w:t xml:space="preserve"> respectively. </w:t>
      </w:r>
      <w:commentRangeStart w:id="1727746709"/>
      <w:r w:rsidR="00A401BD">
        <w:rPr/>
        <w:t xml:space="preserve">The electrons are added to the fixed outermost shell until </w:t>
      </w:r>
      <w:r w:rsidR="00C51CE2">
        <w:rPr/>
        <w:t>the</w:t>
      </w:r>
      <w:r w:rsidR="00533473">
        <w:rPr/>
        <w:t xml:space="preserve"> </w:t>
      </w:r>
      <w:del w:author="Micah Newman" w:date="2024-11-19T00:35:51.005Z" w:id="1675766693">
        <w:r w:rsidDel="00E26EE5">
          <w:delText xml:space="preserve">fulfillment </w:delText>
        </w:r>
        <w:r w:rsidDel="00E26EE5">
          <w:delText xml:space="preserve">of </w:delText>
        </w:r>
        <w:r w:rsidDel="00E26EE5">
          <w:delText>the </w:delText>
        </w:r>
      </w:del>
      <w:r w:rsidR="00A401BD">
        <w:rPr/>
        <w:t>octet</w:t>
      </w:r>
      <w:ins w:author="Micah Newman" w:date="2024-11-19T00:35:59.977Z" w:id="2140011735">
        <w:r w:rsidR="5CF3B960">
          <w:t xml:space="preserve"> is fil</w:t>
        </w:r>
      </w:ins>
      <w:ins w:author="Micah Newman" w:date="2024-11-19T00:36:00.347Z" w:id="801495322">
        <w:r w:rsidR="5CF3B960">
          <w:t>led</w:t>
        </w:r>
      </w:ins>
      <w:r w:rsidR="00E244D9">
        <w:rPr/>
        <w:t xml:space="preserve">. </w:t>
      </w:r>
      <w:commentRangeEnd w:id="1727746709"/>
      <w:r>
        <w:rPr>
          <w:rStyle w:val="CommentReference"/>
        </w:rPr>
        <w:commentReference w:id="1727746709"/>
      </w:r>
      <w:r w:rsidR="00E244D9">
        <w:rPr/>
        <w:t xml:space="preserve">The </w:t>
      </w:r>
      <w:r w:rsidR="00E26EE5">
        <w:rPr/>
        <w:t xml:space="preserve">positive charge </w:t>
      </w:r>
      <w:r w:rsidR="00E244D9">
        <w:rPr/>
        <w:t xml:space="preserve">increases, </w:t>
      </w:r>
      <w:r w:rsidR="00E26EE5">
        <w:rPr/>
        <w:t>pull</w:t>
      </w:r>
      <w:r w:rsidR="00E244D9">
        <w:rPr/>
        <w:t xml:space="preserve">ing the </w:t>
      </w:r>
      <w:r w:rsidR="00E26EE5">
        <w:rPr/>
        <w:t>electrons closer</w:t>
      </w:r>
      <w:r w:rsidR="00C51CE2">
        <w:rPr/>
        <w:t>,</w:t>
      </w:r>
      <w:r w:rsidR="00A401BD">
        <w:rPr/>
        <w:t xml:space="preserve"> </w:t>
      </w:r>
      <w:r w:rsidR="00AB6E20">
        <w:rPr/>
        <w:t>and hence ma</w:t>
      </w:r>
      <w:r w:rsidR="00E26EE5">
        <w:rPr/>
        <w:t>k</w:t>
      </w:r>
      <w:r w:rsidR="00A401BD">
        <w:rPr/>
        <w:t>es</w:t>
      </w:r>
      <w:r w:rsidR="00E26EE5">
        <w:rPr/>
        <w:t xml:space="preserve"> the atom smaller</w:t>
      </w:r>
      <w:r w:rsidR="001624C0">
        <w:rPr/>
        <w:t xml:space="preserve"> in size</w:t>
      </w:r>
      <w:r w:rsidR="00E26EE5">
        <w:rPr/>
        <w:t>.</w:t>
      </w:r>
    </w:p>
    <w:p w:rsidR="00E26EE5" w:rsidP="008A77C3" w:rsidRDefault="00E26EE5" w14:paraId="647F99A7" w14:textId="15BC37BD">
      <w:pPr>
        <w:pStyle w:val="NoSpacing"/>
      </w:pPr>
      <w:r w:rsidR="00E26EE5">
        <w:rPr/>
        <w:t xml:space="preserve">Down </w:t>
      </w:r>
      <w:r w:rsidR="001624C0">
        <w:rPr/>
        <w:t>the</w:t>
      </w:r>
      <w:r w:rsidR="00E26EE5">
        <w:rPr/>
        <w:t xml:space="preserve"> group (top to bottom), </w:t>
      </w:r>
      <w:del w:author="Micah Newman" w:date="2024-11-19T00:33:13.542Z" w:id="1030043465">
        <w:r w:rsidDel="00E26EE5">
          <w:delText xml:space="preserve">the </w:delText>
        </w:r>
      </w:del>
      <w:r w:rsidR="00E26EE5">
        <w:rPr/>
        <w:t>atomic radi</w:t>
      </w:r>
      <w:ins w:author="Micah Newman" w:date="2024-11-19T00:33:16.475Z" w:id="622912615">
        <w:r w:rsidR="332F1A3D">
          <w:t>i</w:t>
        </w:r>
      </w:ins>
      <w:del w:author="Micah Newman" w:date="2024-11-19T00:33:15.997Z" w:id="538375316">
        <w:r w:rsidDel="00E26EE5">
          <w:delText>us</w:delText>
        </w:r>
      </w:del>
      <w:r w:rsidR="00E26EE5">
        <w:rPr/>
        <w:t xml:space="preserve"> increase</w:t>
      </w:r>
      <w:del w:author="Micah Newman" w:date="2024-11-19T00:33:24.211Z" w:id="437632029">
        <w:r w:rsidDel="00E26EE5">
          <w:delText>s</w:delText>
        </w:r>
      </w:del>
      <w:r w:rsidR="00E26EE5">
        <w:rPr/>
        <w:t xml:space="preserve"> because </w:t>
      </w:r>
      <w:r w:rsidR="001624C0">
        <w:rPr/>
        <w:t xml:space="preserve">in each element one </w:t>
      </w:r>
      <w:r w:rsidR="00E26EE5">
        <w:rPr/>
        <w:t>additional</w:t>
      </w:r>
      <w:r w:rsidR="00E26EE5">
        <w:rPr/>
        <w:t xml:space="preserve"> electron shell </w:t>
      </w:r>
      <w:r w:rsidR="00533473">
        <w:rPr/>
        <w:t xml:space="preserve">is </w:t>
      </w:r>
      <w:r w:rsidR="00E26EE5">
        <w:rPr/>
        <w:t>added</w:t>
      </w:r>
      <w:r w:rsidR="00533473">
        <w:rPr/>
        <w:t>,</w:t>
      </w:r>
      <w:r w:rsidR="001624C0">
        <w:rPr/>
        <w:t xml:space="preserve"> which makes </w:t>
      </w:r>
      <w:r w:rsidR="00AB6E20">
        <w:rPr/>
        <w:t xml:space="preserve">the </w:t>
      </w:r>
      <w:r w:rsidR="001624C0">
        <w:rPr/>
        <w:t>atoms larger</w:t>
      </w:r>
      <w:del w:author="Micah Newman" w:date="2024-11-19T00:33:25.649Z" w:id="2138477884">
        <w:r w:rsidDel="001624C0">
          <w:delText xml:space="preserve"> </w:delText>
        </w:r>
        <w:r w:rsidDel="00AB6E20">
          <w:delText>in s</w:delText>
        </w:r>
        <w:r w:rsidDel="00D04161">
          <w:delText>ize</w:delText>
        </w:r>
      </w:del>
      <w:r w:rsidR="00AB6E20">
        <w:rPr/>
        <w:t>.</w:t>
      </w:r>
    </w:p>
    <w:p w:rsidR="00E26EE5" w:rsidP="008A77C3" w:rsidRDefault="00E26EE5" w14:paraId="5D37EC03" w14:textId="3A6C6F14">
      <w:pPr>
        <w:pStyle w:val="NoSpacing"/>
      </w:pPr>
      <w:r w:rsidR="00E26EE5">
        <w:rPr/>
        <w:t xml:space="preserve">Sodium, magnesium, and calcium are all metals found in the </w:t>
      </w:r>
      <w:r w:rsidR="001624C0">
        <w:rPr/>
        <w:t xml:space="preserve">topmost </w:t>
      </w:r>
      <w:r w:rsidR="00E26EE5">
        <w:rPr/>
        <w:t xml:space="preserve">part of Groups 1 and 2. Their larger atomic radii </w:t>
      </w:r>
      <w:r w:rsidR="00AB6E20">
        <w:rPr/>
        <w:t>than</w:t>
      </w:r>
      <w:r w:rsidR="00E26EE5">
        <w:rPr/>
        <w:t xml:space="preserve"> nonmetals on the right side of the periodic table</w:t>
      </w:r>
      <w:r w:rsidR="00AB6E20">
        <w:rPr/>
        <w:t>.</w:t>
      </w:r>
      <w:r w:rsidR="00E26EE5">
        <w:rPr/>
        <w:t xml:space="preserve"> </w:t>
      </w:r>
      <w:r w:rsidR="00AB6E20">
        <w:rPr/>
        <w:t xml:space="preserve">This is because of the </w:t>
      </w:r>
      <w:r w:rsidR="001624C0">
        <w:rPr/>
        <w:t xml:space="preserve">difference in </w:t>
      </w:r>
      <w:r w:rsidR="00533473">
        <w:rPr/>
        <w:t>the </w:t>
      </w:r>
      <w:r w:rsidR="001624C0">
        <w:rPr/>
        <w:t xml:space="preserve">number of protons in the nucleus and hence </w:t>
      </w:r>
      <w:r w:rsidR="00533473">
        <w:rPr/>
        <w:t>result</w:t>
      </w:r>
      <w:ins w:author="Micah Newman" w:date="2024-11-19T00:32:55.457Z" w:id="1123486716">
        <w:r w:rsidR="195C6F04">
          <w:t>s</w:t>
        </w:r>
      </w:ins>
      <w:r w:rsidR="00533473">
        <w:rPr/>
        <w:t xml:space="preserve"> in </w:t>
      </w:r>
      <w:r w:rsidR="001624C0">
        <w:rPr/>
        <w:t xml:space="preserve">higher </w:t>
      </w:r>
      <w:commentRangeStart w:id="375094266"/>
      <w:r w:rsidR="001624C0">
        <w:rPr/>
        <w:t xml:space="preserve">effective </w:t>
      </w:r>
      <w:r w:rsidR="001624C0">
        <w:rPr/>
        <w:t>n</w:t>
      </w:r>
      <w:r w:rsidR="001624C0">
        <w:rPr/>
        <w:t>uclear</w:t>
      </w:r>
      <w:r w:rsidR="001624C0">
        <w:rPr/>
        <w:t xml:space="preserve"> charge</w:t>
      </w:r>
      <w:r w:rsidR="001624C0">
        <w:rPr/>
        <w:t>.</w:t>
      </w:r>
      <w:commentRangeEnd w:id="375094266"/>
      <w:r>
        <w:rPr>
          <w:rStyle w:val="CommentReference"/>
        </w:rPr>
        <w:commentReference w:id="375094266"/>
      </w:r>
      <w:r w:rsidR="001624C0">
        <w:rPr/>
        <w:t xml:space="preserve"> The elements </w:t>
      </w:r>
      <w:r w:rsidR="00080D1E">
        <w:rPr/>
        <w:t xml:space="preserve">on the left side </w:t>
      </w:r>
      <w:r w:rsidR="001624C0">
        <w:rPr/>
        <w:t>contain</w:t>
      </w:r>
      <w:r w:rsidR="001624C0">
        <w:rPr/>
        <w:t xml:space="preserve"> </w:t>
      </w:r>
      <w:r w:rsidR="005F31BF">
        <w:rPr/>
        <w:t>a </w:t>
      </w:r>
      <w:del w:author="Micah Newman" w:date="2024-11-19T00:35:19.184Z" w:id="716245504">
        <w:r w:rsidDel="001624C0">
          <w:delText xml:space="preserve">lesser </w:delText>
        </w:r>
      </w:del>
      <w:ins w:author="Micah Newman" w:date="2024-11-19T00:35:19.91Z" w:id="903284821">
        <w:r w:rsidR="25B4761B">
          <w:t>smaller</w:t>
        </w:r>
      </w:ins>
      <w:ins w:author="Micah Newman" w:date="2024-11-19T00:36:34.653Z" w:id="939492901">
        <w:r w:rsidR="10753C1D">
          <w:t xml:space="preserve"> </w:t>
        </w:r>
      </w:ins>
      <w:r w:rsidR="001624C0">
        <w:rPr/>
        <w:t xml:space="preserve">number of electrons </w:t>
      </w:r>
      <w:r w:rsidR="0AF5639B">
        <w:rPr/>
        <w:t>in their</w:t>
      </w:r>
      <w:r w:rsidR="001624C0">
        <w:rPr/>
        <w:t xml:space="preserve"> outermost shell</w:t>
      </w:r>
      <w:r w:rsidR="00533473">
        <w:rPr/>
        <w:t>,</w:t>
      </w:r>
      <w:r w:rsidR="001624C0">
        <w:rPr/>
        <w:t xml:space="preserve"> which </w:t>
      </w:r>
      <w:r w:rsidR="00E96632">
        <w:rPr/>
        <w:t xml:space="preserve">makes it easier to </w:t>
      </w:r>
      <w:r w:rsidR="3DE69463">
        <w:rPr/>
        <w:t>lose electrons</w:t>
      </w:r>
      <w:r w:rsidR="001624C0">
        <w:rPr/>
        <w:t xml:space="preserve"> from the</w:t>
      </w:r>
      <w:r w:rsidR="00080D1E">
        <w:rPr/>
        <w:t xml:space="preserve"> valence </w:t>
      </w:r>
      <w:r w:rsidR="001624C0">
        <w:rPr/>
        <w:t xml:space="preserve">shell. On the other </w:t>
      </w:r>
      <w:r w:rsidR="009703E4">
        <w:rPr/>
        <w:t>hand,</w:t>
      </w:r>
      <w:r w:rsidR="001624C0">
        <w:rPr/>
        <w:t xml:space="preserve"> due to </w:t>
      </w:r>
      <w:r w:rsidR="005F31BF">
        <w:rPr/>
        <w:t xml:space="preserve">the highly </w:t>
      </w:r>
      <w:r w:rsidR="001624C0">
        <w:rPr/>
        <w:t>effective nuclear</w:t>
      </w:r>
      <w:r w:rsidR="001624C0">
        <w:rPr/>
        <w:t xml:space="preserve"> charge</w:t>
      </w:r>
      <w:r w:rsidR="00533473">
        <w:rPr/>
        <w:t>,</w:t>
      </w:r>
      <w:r w:rsidR="001624C0">
        <w:rPr/>
        <w:t xml:space="preserve"> elements </w:t>
      </w:r>
      <w:r w:rsidR="00080D1E">
        <w:rPr/>
        <w:t xml:space="preserve">on the right </w:t>
      </w:r>
      <w:r w:rsidR="36199F6E">
        <w:rPr/>
        <w:t>can accept</w:t>
      </w:r>
      <w:r w:rsidR="00E96632">
        <w:rPr/>
        <w:t xml:space="preserve"> electrons</w:t>
      </w:r>
      <w:r w:rsidR="00080D1E">
        <w:rPr/>
        <w:t>.</w:t>
      </w:r>
      <w:r w:rsidR="00E96632">
        <w:rPr/>
        <w:t xml:space="preserve"> H</w:t>
      </w:r>
      <w:r w:rsidR="001624C0">
        <w:rPr/>
        <w:t>ence</w:t>
      </w:r>
      <w:r w:rsidR="00533473">
        <w:rPr/>
        <w:t>,</w:t>
      </w:r>
      <w:r w:rsidR="001624C0">
        <w:rPr/>
        <w:t xml:space="preserve"> chlori</w:t>
      </w:r>
      <w:r w:rsidR="0079002F">
        <w:rPr/>
        <w:t>d</w:t>
      </w:r>
      <w:r w:rsidR="001624C0">
        <w:rPr/>
        <w:t>e easily accept</w:t>
      </w:r>
      <w:r w:rsidR="00E96632">
        <w:rPr/>
        <w:t>s</w:t>
      </w:r>
      <w:r w:rsidR="001624C0">
        <w:rPr/>
        <w:t xml:space="preserve"> </w:t>
      </w:r>
      <w:r w:rsidR="00533473">
        <w:rPr/>
        <w:t xml:space="preserve">electrons </w:t>
      </w:r>
      <w:r w:rsidR="00E96632">
        <w:rPr/>
        <w:t>to</w:t>
      </w:r>
      <w:r w:rsidR="001624C0">
        <w:rPr/>
        <w:t xml:space="preserve"> </w:t>
      </w:r>
      <w:r w:rsidR="00533473">
        <w:rPr/>
        <w:t xml:space="preserve">fulfill </w:t>
      </w:r>
      <w:r w:rsidR="001624C0">
        <w:rPr/>
        <w:t xml:space="preserve">its octet. </w:t>
      </w:r>
      <w:r w:rsidR="00D04161">
        <w:rPr/>
        <w:t xml:space="preserve">This </w:t>
      </w:r>
      <w:r w:rsidR="00080D1E">
        <w:rPr/>
        <w:t>is why</w:t>
      </w:r>
      <w:del w:author="Micah Newman" w:date="2024-11-19T00:29:55.132Z" w:id="1332609132">
        <w:r w:rsidDel="00080D1E">
          <w:delText>,</w:delText>
        </w:r>
      </w:del>
      <w:r w:rsidR="00080D1E">
        <w:rPr/>
        <w:t xml:space="preserve"> </w:t>
      </w:r>
      <w:r w:rsidR="001624C0">
        <w:rPr/>
        <w:t>the</w:t>
      </w:r>
      <w:r w:rsidR="00684528">
        <w:rPr/>
        <w:t xml:space="preserve"> elements </w:t>
      </w:r>
      <w:r w:rsidR="009F58BB">
        <w:rPr/>
        <w:t xml:space="preserve">of </w:t>
      </w:r>
      <w:r w:rsidR="005F31BF">
        <w:rPr/>
        <w:t>the </w:t>
      </w:r>
      <w:r w:rsidR="009F58BB">
        <w:rPr/>
        <w:t>left</w:t>
      </w:r>
      <w:r w:rsidR="00080D1E">
        <w:rPr/>
        <w:t xml:space="preserve"> </w:t>
      </w:r>
      <w:r w:rsidR="001624C0">
        <w:rPr/>
        <w:t xml:space="preserve">side </w:t>
      </w:r>
      <w:r w:rsidR="00E26EE5">
        <w:rPr/>
        <w:t>form bonds with chloride</w:t>
      </w:r>
      <w:r w:rsidR="001624C0">
        <w:rPr/>
        <w:t xml:space="preserve"> ions and </w:t>
      </w:r>
      <w:r w:rsidR="00533473">
        <w:rPr/>
        <w:t xml:space="preserve">create </w:t>
      </w:r>
      <w:r w:rsidR="008A77C3">
        <w:rPr/>
        <w:t>salts</w:t>
      </w:r>
      <w:r w:rsidR="00533473">
        <w:rPr/>
        <w:t>,</w:t>
      </w:r>
      <w:r w:rsidR="008A77C3">
        <w:rPr/>
        <w:t xml:space="preserve"> </w:t>
      </w:r>
      <w:r w:rsidR="001624C0">
        <w:rPr/>
        <w:t xml:space="preserve">which are used to </w:t>
      </w:r>
      <w:r w:rsidR="008A77C3">
        <w:rPr/>
        <w:t>melt ice.</w:t>
      </w:r>
    </w:p>
    <w:p w:rsidRPr="0090697D" w:rsidR="35078AB0" w:rsidP="35078AB0" w:rsidRDefault="35078AB0" w14:paraId="09BC23B1" w14:textId="2F731C3F">
      <w:pPr>
        <w:pStyle w:val="NoSpacing"/>
        <w:rPr>
          <w:b/>
          <w:bCs/>
        </w:rPr>
      </w:pPr>
    </w:p>
    <w:p w:rsidR="00E26EE5" w:rsidP="008A77C3" w:rsidRDefault="008A77C3" w14:paraId="5C01DA6A" w14:textId="41EE0151">
      <w:pPr>
        <w:pStyle w:val="NoSpacing"/>
      </w:pPr>
      <w:r>
        <w:t xml:space="preserve"> </w:t>
      </w:r>
    </w:p>
    <w:p w:rsidR="00E26EE5" w:rsidP="35078AB0" w:rsidRDefault="008A77C3" w14:paraId="4E250114" w14:textId="3B6A0CBA">
      <w:pPr>
        <w:pStyle w:val="Heading2"/>
        <w:rPr>
          <w:b w:val="1"/>
          <w:bCs w:val="1"/>
          <w:color w:val="auto"/>
        </w:rPr>
      </w:pPr>
      <w:r w:rsidRPr="3CB6829D" w:rsidR="008A77C3">
        <w:rPr>
          <w:color w:val="auto"/>
          <w:highlight w:val="yellow"/>
        </w:rPr>
        <w:t>&lt;H1&gt;</w:t>
      </w:r>
      <w:r w:rsidRPr="3CB6829D" w:rsidR="008A77C3">
        <w:rPr>
          <w:color w:val="auto"/>
        </w:rPr>
        <w:t xml:space="preserve"> </w:t>
      </w:r>
      <w:r w:rsidRPr="3CB6829D" w:rsidR="3C7DDB2F">
        <w:rPr>
          <w:b w:val="1"/>
          <w:bCs w:val="1"/>
          <w:color w:val="auto"/>
        </w:rPr>
        <w:t>Trend</w:t>
      </w:r>
      <w:ins w:author="Micah Newman" w:date="2024-11-19T00:29:51.929Z" w:id="1098834897">
        <w:r w:rsidRPr="3CB6829D" w:rsidR="1318252C">
          <w:rPr>
            <w:b w:val="1"/>
            <w:bCs w:val="1"/>
            <w:color w:val="auto"/>
          </w:rPr>
          <w:t>s</w:t>
        </w:r>
      </w:ins>
      <w:r w:rsidRPr="3CB6829D" w:rsidR="3C7DDB2F">
        <w:rPr>
          <w:b w:val="1"/>
          <w:bCs w:val="1"/>
          <w:color w:val="auto"/>
        </w:rPr>
        <w:t xml:space="preserve"> in</w:t>
      </w:r>
      <w:r w:rsidRPr="3CB6829D" w:rsidR="3C7DDB2F">
        <w:rPr>
          <w:color w:val="auto"/>
        </w:rPr>
        <w:t xml:space="preserve"> </w:t>
      </w:r>
      <w:r w:rsidRPr="3CB6829D" w:rsidR="00E26EE5">
        <w:rPr>
          <w:b w:val="1"/>
          <w:bCs w:val="1"/>
          <w:color w:val="auto"/>
        </w:rPr>
        <w:t>Ionization Energy</w:t>
      </w:r>
    </w:p>
    <w:p w:rsidR="006E4C36" w:rsidP="006E4C36" w:rsidRDefault="006E4C36" w14:paraId="31516022" w14:textId="19E1D21E"/>
    <w:p w:rsidR="006E4C36" w:rsidP="006E4C36" w:rsidRDefault="006E4C36" w14:paraId="0746939B" w14:textId="6A988377">
      <w:commentRangeStart w:id="4"/>
      <w:r w:rsidRPr="006E4C36">
        <w:rPr>
          <w:noProof/>
        </w:rPr>
        <w:drawing>
          <wp:inline distT="0" distB="0" distL="0" distR="0" wp14:anchorId="35158652" wp14:editId="10DCA4A5">
            <wp:extent cx="5245087" cy="2384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0255" cy="2386735"/>
                    </a:xfrm>
                    <a:prstGeom prst="rect">
                      <a:avLst/>
                    </a:prstGeom>
                  </pic:spPr>
                </pic:pic>
              </a:graphicData>
            </a:graphic>
          </wp:inline>
        </w:drawing>
      </w:r>
      <w:commentRangeEnd w:id="4"/>
      <w:r w:rsidR="00B5780F">
        <w:rPr>
          <w:rStyle w:val="CommentReference"/>
        </w:rPr>
        <w:commentReference w:id="4"/>
      </w:r>
    </w:p>
    <w:p w:rsidRPr="006E4C36" w:rsidR="000F08A4" w:rsidP="006E4C36" w:rsidRDefault="000F08A4" w14:paraId="77F85C2C" w14:textId="26C774CE">
      <w:r w:rsidR="000F08A4">
        <w:rPr/>
        <w:t>Figure 5.</w:t>
      </w:r>
      <w:r w:rsidR="002E1F5D">
        <w:rPr/>
        <w:t>1</w:t>
      </w:r>
      <w:r w:rsidR="00F0070C">
        <w:rPr/>
        <w:t>4</w:t>
      </w:r>
      <w:r w:rsidR="002E1F5D">
        <w:rPr/>
        <w:t>.</w:t>
      </w:r>
      <w:r w:rsidR="000F08A4">
        <w:rPr/>
        <w:t xml:space="preserve"> Trends in </w:t>
      </w:r>
      <w:r w:rsidR="00533473">
        <w:rPr/>
        <w:t xml:space="preserve">ionization </w:t>
      </w:r>
      <w:del w:author="Micah Newman" w:date="2024-11-19T00:32:40.597Z" w:id="1734667812">
        <w:r w:rsidDel="00533473">
          <w:delText>ent</w:delText>
        </w:r>
        <w:r w:rsidDel="000F08A4">
          <w:delText>halpy</w:delText>
        </w:r>
      </w:del>
      <w:ins w:author="Micah Newman" w:date="2024-11-19T00:32:41.138Z" w:id="220903315">
        <w:r w:rsidR="215954A7">
          <w:t>energy</w:t>
        </w:r>
      </w:ins>
    </w:p>
    <w:p w:rsidR="00E26EE5" w:rsidP="00E26EE5" w:rsidRDefault="00E26EE5" w14:paraId="36F5CE6B" w14:textId="39032A49">
      <w:r>
        <w:t>Ionization energy is the amount of energy requir</w:t>
      </w:r>
      <w:r w:rsidR="008A77C3">
        <w:t>ed to remove an electron from an</w:t>
      </w:r>
      <w:r w:rsidR="0079002F">
        <w:t xml:space="preserve"> atom in its</w:t>
      </w:r>
      <w:r w:rsidR="008A77C3">
        <w:t xml:space="preserve"> isolated gaseous</w:t>
      </w:r>
      <w:r>
        <w:t xml:space="preserve"> </w:t>
      </w:r>
      <w:r w:rsidR="0079002F">
        <w:t>state</w:t>
      </w:r>
      <w:r>
        <w:t>. It gives us insight into how easily an element c</w:t>
      </w:r>
      <w:r w:rsidR="008A77C3">
        <w:t>an lose its outermost electron</w:t>
      </w:r>
      <w:r w:rsidR="00E96632">
        <w:t>(s)</w:t>
      </w:r>
      <w:r w:rsidR="008A77C3">
        <w:t>.</w:t>
      </w:r>
    </w:p>
    <w:p w:rsidR="00E26EE5" w:rsidP="00E26EE5" w:rsidRDefault="008A77C3" w14:paraId="1115E67B" w14:textId="6D97DB77">
      <w:r w:rsidRPr="008A77C3">
        <w:rPr>
          <w:b/>
        </w:rPr>
        <w:t>Trend:</w:t>
      </w:r>
      <w:r>
        <w:t xml:space="preserve"> Ionization energy is inversely proportional to the atomic size.</w:t>
      </w:r>
    </w:p>
    <w:p w:rsidR="00E26EE5" w:rsidP="00E26EE5" w:rsidRDefault="00E26EE5" w14:paraId="1037B9E7" w14:textId="00B06C05">
      <w:r w:rsidR="00E26EE5">
        <w:rPr/>
        <w:t>Across a period, ionization energy increases because the attraction between the nucleus and electrons becomes stronger</w:t>
      </w:r>
      <w:r w:rsidR="009703E4">
        <w:rPr/>
        <w:t xml:space="preserve"> </w:t>
      </w:r>
      <w:r w:rsidR="00056C98">
        <w:rPr/>
        <w:t xml:space="preserve">and </w:t>
      </w:r>
      <w:r w:rsidR="009703E4">
        <w:rPr/>
        <w:t>increases</w:t>
      </w:r>
      <w:r w:rsidR="00056C98">
        <w:rPr/>
        <w:t xml:space="preserve"> the</w:t>
      </w:r>
      <w:r w:rsidR="009703E4">
        <w:rPr/>
        <w:t xml:space="preserve"> </w:t>
      </w:r>
      <w:commentRangeStart w:id="1480969902"/>
      <w:r w:rsidR="009703E4">
        <w:rPr/>
        <w:t>effective nuclear charge</w:t>
      </w:r>
      <w:commentRangeEnd w:id="1480969902"/>
      <w:r>
        <w:rPr>
          <w:rStyle w:val="CommentReference"/>
        </w:rPr>
        <w:commentReference w:id="1480969902"/>
      </w:r>
      <w:r w:rsidR="0003257E">
        <w:rPr/>
        <w:t xml:space="preserve">. As a </w:t>
      </w:r>
      <w:r w:rsidR="00533473">
        <w:rPr/>
        <w:t>result</w:t>
      </w:r>
      <w:r w:rsidR="0003257E">
        <w:rPr/>
        <w:t xml:space="preserve">, it becomes </w:t>
      </w:r>
      <w:r w:rsidR="009703E4">
        <w:rPr/>
        <w:t xml:space="preserve">difficult </w:t>
      </w:r>
      <w:del w:author="Micah Newman" w:date="2024-11-19T00:30:16.873Z" w:id="996238442">
        <w:r w:rsidDel="00E26EE5">
          <w:delText>in</w:delText>
        </w:r>
        <w:r w:rsidDel="00E26EE5">
          <w:delText xml:space="preserve"> </w:delText>
        </w:r>
      </w:del>
      <w:r w:rsidR="0003257E">
        <w:rPr/>
        <w:t xml:space="preserve">to </w:t>
      </w:r>
      <w:r w:rsidR="009703E4">
        <w:rPr/>
        <w:t>remov</w:t>
      </w:r>
      <w:r w:rsidR="0003257E">
        <w:rPr/>
        <w:t xml:space="preserve">e </w:t>
      </w:r>
      <w:r w:rsidR="00E26EE5">
        <w:rPr/>
        <w:t>an electron</w:t>
      </w:r>
      <w:r w:rsidR="009703E4">
        <w:rPr/>
        <w:t xml:space="preserve"> from its </w:t>
      </w:r>
      <w:r w:rsidR="00533473">
        <w:rPr/>
        <w:t>outermost</w:t>
      </w:r>
      <w:r w:rsidR="009703E4">
        <w:rPr/>
        <w:t xml:space="preserve"> shell</w:t>
      </w:r>
      <w:r w:rsidR="00E26EE5">
        <w:rPr/>
        <w:t>.</w:t>
      </w:r>
      <w:r w:rsidR="008A77C3">
        <w:rPr/>
        <w:t xml:space="preserve"> </w:t>
      </w:r>
    </w:p>
    <w:p w:rsidR="00E26EE5" w:rsidP="00E26EE5" w:rsidRDefault="00E26EE5" w14:paraId="44E395C1" w14:textId="2CC206F3">
      <w:r>
        <w:t>Down a group, ionization energy decreases</w:t>
      </w:r>
      <w:r w:rsidR="0003257E">
        <w:t>.</w:t>
      </w:r>
      <w:r>
        <w:t xml:space="preserve"> </w:t>
      </w:r>
      <w:r w:rsidR="0003257E">
        <w:t xml:space="preserve">An extra electron shell is added on moving down the group. The distance between outer </w:t>
      </w:r>
      <w:r>
        <w:t xml:space="preserve">electrons </w:t>
      </w:r>
      <w:r w:rsidR="0003257E">
        <w:t>and nucleus increases, resulting in less attraction between them. So, it is easier to remove a valence electron.</w:t>
      </w:r>
    </w:p>
    <w:p w:rsidR="008A77C3" w:rsidP="00E26EE5" w:rsidRDefault="0003257E" w14:paraId="6ECA1FC9" w14:textId="361C37D3">
      <w:r>
        <w:t xml:space="preserve">The low ionization energy of metals like sodium, magnesium, and calcium means they can easily lose their valence electrons, forming positively charged ions, or cations. It </w:t>
      </w:r>
      <w:r w:rsidR="00E26EE5">
        <w:t xml:space="preserve">makes them reactive and ideal for forming bonds with </w:t>
      </w:r>
      <w:r w:rsidR="06D47D5D">
        <w:t>anions such</w:t>
      </w:r>
      <w:r w:rsidR="00056C98">
        <w:t xml:space="preserve"> as</w:t>
      </w:r>
      <w:r w:rsidR="007E2321">
        <w:t xml:space="preserve"> </w:t>
      </w:r>
      <w:r w:rsidR="00E26EE5">
        <w:t>chloride</w:t>
      </w:r>
      <w:r w:rsidR="007E2321">
        <w:t xml:space="preserve"> ions</w:t>
      </w:r>
      <w:r w:rsidR="00E26EE5">
        <w:t xml:space="preserve">. </w:t>
      </w:r>
    </w:p>
    <w:p w:rsidR="35078AB0" w:rsidP="35078AB0" w:rsidRDefault="35078AB0" w14:paraId="2974122F" w14:textId="5157606D">
      <w:pPr>
        <w:pStyle w:val="Heading3"/>
        <w:rPr>
          <w:color w:val="auto"/>
        </w:rPr>
      </w:pPr>
    </w:p>
    <w:p w:rsidRPr="008A77C3" w:rsidR="008A77C3" w:rsidP="008A77C3" w:rsidRDefault="008A77C3" w14:paraId="4BFA1CAF" w14:textId="4F02FE4A">
      <w:pPr>
        <w:pStyle w:val="Heading3"/>
        <w:rPr>
          <w:color w:val="auto"/>
        </w:rPr>
      </w:pPr>
      <w:r w:rsidRPr="35078AB0">
        <w:rPr>
          <w:color w:val="auto"/>
        </w:rPr>
        <w:t xml:space="preserve">&lt;H2&gt; </w:t>
      </w:r>
      <w:r w:rsidRPr="35078AB0">
        <w:rPr>
          <w:b/>
          <w:bCs/>
          <w:color w:val="auto"/>
        </w:rPr>
        <w:t xml:space="preserve">Progress Check </w:t>
      </w:r>
      <w:r w:rsidRPr="35078AB0" w:rsidR="54D9753A">
        <w:rPr>
          <w:b/>
          <w:bCs/>
          <w:color w:val="auto"/>
        </w:rPr>
        <w:t>3</w:t>
      </w:r>
    </w:p>
    <w:p w:rsidR="00E26EE5" w:rsidP="35078AB0" w:rsidRDefault="54D9753A" w14:paraId="02F74655" w14:textId="7DC1CDFD">
      <w:pPr>
        <w:pStyle w:val="ListParagraph"/>
        <w:numPr>
          <w:ilvl w:val="0"/>
          <w:numId w:val="5"/>
        </w:numPr>
      </w:pPr>
      <w:r>
        <w:t xml:space="preserve">Why </w:t>
      </w:r>
      <w:r w:rsidR="0076434E">
        <w:t>i</w:t>
      </w:r>
      <w:r>
        <w:t xml:space="preserve">s the </w:t>
      </w:r>
      <w:r w:rsidR="00CA44DE">
        <w:t>i</w:t>
      </w:r>
      <w:r>
        <w:t xml:space="preserve">onization </w:t>
      </w:r>
      <w:r w:rsidR="00CA44DE">
        <w:t xml:space="preserve">energy </w:t>
      </w:r>
      <w:r>
        <w:t xml:space="preserve">of </w:t>
      </w:r>
      <w:r w:rsidR="00CA44DE">
        <w:t xml:space="preserve">potassium lower than that </w:t>
      </w:r>
      <w:r>
        <w:t xml:space="preserve">of </w:t>
      </w:r>
      <w:r w:rsidR="00CA44DE">
        <w:t>sodium</w:t>
      </w:r>
      <w:r>
        <w:t xml:space="preserve">?  </w:t>
      </w:r>
    </w:p>
    <w:p w:rsidR="00E26EE5" w:rsidP="35078AB0" w:rsidRDefault="00E26EE5" w14:paraId="37A95DDE" w14:textId="1BE283E9">
      <w:pPr>
        <w:pStyle w:val="ListParagraph"/>
        <w:numPr>
          <w:ilvl w:val="0"/>
          <w:numId w:val="5"/>
        </w:numPr>
      </w:pPr>
      <w:r>
        <w:t>How would the reactivity of metals change if their ionization energy were to increase significantly across a group? Explain your reasoning.</w:t>
      </w:r>
      <w:r w:rsidR="008A77C3">
        <w:t xml:space="preserve"> </w:t>
      </w:r>
    </w:p>
    <w:p w:rsidR="00E26EE5" w:rsidP="00E26EE5" w:rsidRDefault="00E26EE5" w14:paraId="7782EC5B" w14:textId="77777777"/>
    <w:p w:rsidR="083BD8E2" w:rsidP="35078AB0" w:rsidRDefault="083BD8E2" w14:paraId="352F8126" w14:textId="692ECF28">
      <w:pPr>
        <w:pStyle w:val="Heading2"/>
        <w:rPr>
          <w:b/>
          <w:bCs/>
          <w:color w:val="auto"/>
        </w:rPr>
      </w:pPr>
      <w:r w:rsidRPr="35078AB0">
        <w:rPr>
          <w:color w:val="auto"/>
          <w:highlight w:val="yellow"/>
        </w:rPr>
        <w:t>&lt;H1&gt;</w:t>
      </w:r>
      <w:r w:rsidRPr="35078AB0">
        <w:rPr>
          <w:color w:val="auto"/>
        </w:rPr>
        <w:t xml:space="preserve"> </w:t>
      </w:r>
      <w:r w:rsidRPr="0090697D">
        <w:rPr>
          <w:b/>
          <w:color w:val="auto"/>
        </w:rPr>
        <w:t>Trend in</w:t>
      </w:r>
      <w:r w:rsidRPr="35078AB0">
        <w:rPr>
          <w:color w:val="auto"/>
        </w:rPr>
        <w:t xml:space="preserve"> </w:t>
      </w:r>
      <w:r w:rsidRPr="35078AB0">
        <w:rPr>
          <w:b/>
          <w:bCs/>
          <w:color w:val="auto"/>
        </w:rPr>
        <w:t>Electron Affinity</w:t>
      </w:r>
    </w:p>
    <w:p w:rsidR="006E4C36" w:rsidRDefault="083BD8E2" w14:paraId="608F3B26" w14:textId="0DC57448">
      <w:commentRangeStart w:id="5"/>
      <w:r>
        <w:rPr>
          <w:noProof/>
        </w:rPr>
        <w:drawing>
          <wp:inline distT="0" distB="0" distL="0" distR="0" wp14:anchorId="42DB646B" wp14:editId="7B95138A">
            <wp:extent cx="5943600" cy="2779395"/>
            <wp:effectExtent l="0" t="0" r="0" b="1905"/>
            <wp:docPr id="619001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9395"/>
                    </a:xfrm>
                    <a:prstGeom prst="rect">
                      <a:avLst/>
                    </a:prstGeom>
                  </pic:spPr>
                </pic:pic>
              </a:graphicData>
            </a:graphic>
          </wp:inline>
        </w:drawing>
      </w:r>
      <w:commentRangeEnd w:id="5"/>
      <w:r w:rsidR="006E4C36">
        <w:rPr>
          <w:rStyle w:val="CommentReference"/>
        </w:rPr>
        <w:commentReference w:id="5"/>
      </w:r>
      <w:r>
        <w:t>Figure 5.</w:t>
      </w:r>
      <w:r w:rsidR="002E1F5D">
        <w:t>1</w:t>
      </w:r>
      <w:r w:rsidR="00E44012">
        <w:t>5</w:t>
      </w:r>
      <w:r>
        <w:t xml:space="preserve"> Trends in electron affinity</w:t>
      </w:r>
    </w:p>
    <w:p w:rsidR="083BD8E2" w:rsidRDefault="083BD8E2" w14:paraId="5F212247" w14:textId="097FD5B9">
      <w:r>
        <w:t>Electron affinity is the amount of energy released when an isolated gaseous atom gains an electron in its outermost shell. It helps to predict which elements are likely to gain electrons during reactions.</w:t>
      </w:r>
    </w:p>
    <w:p w:rsidR="083BD8E2" w:rsidP="35078AB0" w:rsidRDefault="083BD8E2" w14:paraId="1B58DD06" w14:textId="42941984">
      <w:pPr>
        <w:rPr>
          <w:b/>
          <w:bCs/>
        </w:rPr>
      </w:pPr>
      <w:r w:rsidRPr="35078AB0">
        <w:rPr>
          <w:b/>
          <w:bCs/>
        </w:rPr>
        <w:t>Trend:</w:t>
      </w:r>
    </w:p>
    <w:p w:rsidR="083BD8E2" w:rsidRDefault="083BD8E2" w14:paraId="1A59FC59" w14:textId="7BE28B54" w14:noSpellErr="1">
      <w:r w:rsidR="083BD8E2">
        <w:rPr/>
        <w:t xml:space="preserve">Across a period, electron affinity value </w:t>
      </w:r>
      <w:r w:rsidR="083BD8E2">
        <w:rPr/>
        <w:t xml:space="preserve">generally </w:t>
      </w:r>
      <w:commentRangeStart w:id="264716559"/>
      <w:r w:rsidR="083BD8E2">
        <w:rPr/>
        <w:t>becomes</w:t>
      </w:r>
      <w:r w:rsidR="083BD8E2">
        <w:rPr/>
        <w:t xml:space="preserve"> more negative</w:t>
      </w:r>
      <w:commentRangeEnd w:id="264716559"/>
      <w:r>
        <w:rPr>
          <w:rStyle w:val="CommentReference"/>
        </w:rPr>
        <w:commentReference w:id="264716559"/>
      </w:r>
      <w:r w:rsidR="0003257E">
        <w:rPr/>
        <w:t xml:space="preserve">. </w:t>
      </w:r>
      <w:commentRangeStart w:id="1269724416"/>
      <w:r w:rsidR="0003257E">
        <w:rPr/>
        <w:t xml:space="preserve">This is </w:t>
      </w:r>
      <w:r w:rsidR="0003257E">
        <w:rPr/>
        <w:t>because on moving</w:t>
      </w:r>
      <w:r w:rsidR="0003257E">
        <w:rPr/>
        <w:t xml:space="preserve"> of the decrease in atomic </w:t>
      </w:r>
      <w:r w:rsidR="009B1099">
        <w:rPr/>
        <w:t>size and increase in the nuclear charge.</w:t>
      </w:r>
      <w:commentRangeEnd w:id="1269724416"/>
      <w:r>
        <w:rPr>
          <w:rStyle w:val="CommentReference"/>
        </w:rPr>
        <w:commentReference w:id="1269724416"/>
      </w:r>
    </w:p>
    <w:p w:rsidRPr="00900BC4" w:rsidR="009B1099" w:rsidP="240DF182" w:rsidRDefault="083BD8E2" w14:paraId="146F8044" w14:textId="6A1BEF09">
      <w:pPr>
        <w:autoSpaceDE w:val="0"/>
        <w:autoSpaceDN w:val="0"/>
        <w:adjustRightInd w:val="0"/>
        <w:spacing w:after="0" w:line="240" w:lineRule="auto"/>
        <w:rPr>
          <w:rFonts w:cs="Calibri" w:cstheme="minorAscii"/>
        </w:rPr>
      </w:pPr>
      <w:commentRangeStart w:id="1484647113"/>
      <w:r w:rsidR="083BD8E2">
        <w:rPr/>
        <w:t>Down a group, electron affinity becomes less negative</w:t>
      </w:r>
      <w:r w:rsidR="009B1099">
        <w:rPr/>
        <w:t>.</w:t>
      </w:r>
      <w:commentRangeEnd w:id="1484647113"/>
      <w:r>
        <w:rPr>
          <w:rStyle w:val="CommentReference"/>
        </w:rPr>
        <w:commentReference w:id="1484647113"/>
      </w:r>
      <w:r w:rsidR="009B1099">
        <w:rPr/>
        <w:t xml:space="preserve"> </w:t>
      </w:r>
      <w:r w:rsidRPr="240DF182" w:rsidR="009B1099">
        <w:rPr>
          <w:rFonts w:cs="Calibri" w:cstheme="minorAscii"/>
        </w:rPr>
        <w:t>Because the size of the atom increases and</w:t>
      </w:r>
    </w:p>
    <w:p w:rsidRPr="00900BC4" w:rsidR="083BD8E2" w:rsidP="009B1099" w:rsidRDefault="009B1099" w14:paraId="3FA17A28" w14:textId="12A631E4">
      <w:pPr>
        <w:autoSpaceDE w:val="0"/>
        <w:autoSpaceDN w:val="0"/>
        <w:adjustRightInd w:val="0"/>
        <w:spacing w:after="0" w:line="240" w:lineRule="auto"/>
        <w:rPr>
          <w:rFonts w:cstheme="minorHAnsi"/>
        </w:rPr>
      </w:pPr>
      <w:r w:rsidRPr="00900BC4">
        <w:rPr>
          <w:rFonts w:cstheme="minorHAnsi"/>
        </w:rPr>
        <w:t>the added electron would be farther from the nucleus.</w:t>
      </w:r>
    </w:p>
    <w:p w:rsidR="00900BC4" w:rsidP="35078AB0" w:rsidRDefault="00900BC4" w14:paraId="1148B094" w14:textId="128AD0AB">
      <w:pPr>
        <w:pStyle w:val="Heading3"/>
        <w:rPr>
          <w:rFonts w:asciiTheme="minorHAnsi" w:hAnsiTheme="minorHAnsi" w:cstheme="minorHAnsi"/>
          <w:color w:val="auto"/>
          <w:sz w:val="22"/>
          <w:szCs w:val="22"/>
        </w:rPr>
      </w:pPr>
      <w:r w:rsidRPr="00900BC4">
        <w:rPr>
          <w:rFonts w:asciiTheme="minorHAnsi" w:hAnsiTheme="minorHAnsi" w:cstheme="minorHAnsi"/>
          <w:color w:val="auto"/>
          <w:sz w:val="22"/>
          <w:szCs w:val="22"/>
        </w:rPr>
        <w:lastRenderedPageBreak/>
        <w:t>Chlorine has a high electron affinity, meaning it can easily gain an electron to complete its outer shell. This makes chlorine effective at bonding with elements that tend to lose electrons, like metals such as sodium. The trend of electron affinity in the periodic table helps predict which elements are likely to form bonds and how stable those bonds might be.</w:t>
      </w:r>
    </w:p>
    <w:p w:rsidRPr="00900BC4" w:rsidR="00900BC4" w:rsidP="00900BC4" w:rsidRDefault="00900BC4" w14:paraId="7273DA27" w14:textId="77777777"/>
    <w:p w:rsidR="083BD8E2" w:rsidP="35078AB0" w:rsidRDefault="083BD8E2" w14:paraId="21541A95" w14:textId="588C1684">
      <w:pPr>
        <w:pStyle w:val="Heading3"/>
        <w:rPr>
          <w:color w:val="auto"/>
        </w:rPr>
      </w:pPr>
      <w:r w:rsidRPr="35078AB0">
        <w:rPr>
          <w:color w:val="auto"/>
          <w:highlight w:val="yellow"/>
        </w:rPr>
        <w:t>&lt;H2&gt;</w:t>
      </w:r>
      <w:r w:rsidRPr="35078AB0">
        <w:rPr>
          <w:color w:val="auto"/>
        </w:rPr>
        <w:t xml:space="preserve"> </w:t>
      </w:r>
      <w:r w:rsidRPr="35078AB0">
        <w:rPr>
          <w:b/>
          <w:bCs/>
          <w:color w:val="auto"/>
        </w:rPr>
        <w:t xml:space="preserve">Progress Check </w:t>
      </w:r>
      <w:r w:rsidRPr="35078AB0" w:rsidR="420FEDCD">
        <w:rPr>
          <w:b/>
          <w:bCs/>
          <w:color w:val="auto"/>
        </w:rPr>
        <w:t>4</w:t>
      </w:r>
    </w:p>
    <w:p w:rsidR="420FEDCD" w:rsidP="35078AB0" w:rsidRDefault="420FEDCD" w14:paraId="60EA8031" w14:textId="5A10E308">
      <w:pPr>
        <w:pStyle w:val="ListParagraph"/>
        <w:numPr>
          <w:ilvl w:val="0"/>
          <w:numId w:val="3"/>
        </w:numPr>
      </w:pPr>
      <w:r>
        <w:t xml:space="preserve">What </w:t>
      </w:r>
      <w:r w:rsidR="00002B2B">
        <w:t xml:space="preserve">does it mean </w:t>
      </w:r>
      <w:r>
        <w:t xml:space="preserve">if </w:t>
      </w:r>
      <w:r w:rsidR="00002B2B">
        <w:t xml:space="preserve">an element has </w:t>
      </w:r>
      <w:r>
        <w:t xml:space="preserve">a </w:t>
      </w:r>
      <w:r w:rsidR="00002B2B">
        <w:t>high electron affinity</w:t>
      </w:r>
      <w:r>
        <w:t xml:space="preserve">?  </w:t>
      </w:r>
    </w:p>
    <w:p w:rsidR="083BD8E2" w:rsidP="35078AB0" w:rsidRDefault="083BD8E2" w14:paraId="7969E52C" w14:textId="01AA41C1">
      <w:pPr>
        <w:pStyle w:val="ListParagraph"/>
        <w:numPr>
          <w:ilvl w:val="0"/>
          <w:numId w:val="3"/>
        </w:numPr>
      </w:pPr>
      <w:r>
        <w:t>Explain how the trend in electron affinity across a period helps predict the stability of the compounds formed by elements in that period.</w:t>
      </w:r>
    </w:p>
    <w:p w:rsidR="35078AB0" w:rsidP="35078AB0" w:rsidRDefault="35078AB0" w14:paraId="434A7254" w14:textId="44982E8B"/>
    <w:p w:rsidR="00E26EE5" w:rsidP="35078AB0" w:rsidRDefault="008A77C3" w14:paraId="74B24FAC" w14:textId="294543DA">
      <w:pPr>
        <w:pStyle w:val="Heading2"/>
        <w:rPr>
          <w:b w:val="1"/>
          <w:bCs w:val="1"/>
          <w:color w:val="auto"/>
        </w:rPr>
      </w:pPr>
      <w:r w:rsidRPr="3CB6829D" w:rsidR="008A77C3">
        <w:rPr>
          <w:color w:val="auto"/>
          <w:highlight w:val="yellow"/>
        </w:rPr>
        <w:t>&lt;H1&gt;</w:t>
      </w:r>
      <w:r w:rsidRPr="3CB6829D" w:rsidR="008A77C3">
        <w:rPr>
          <w:color w:val="auto"/>
        </w:rPr>
        <w:t xml:space="preserve"> </w:t>
      </w:r>
      <w:r w:rsidRPr="3CB6829D" w:rsidR="17E6BB7A">
        <w:rPr>
          <w:b w:val="1"/>
          <w:bCs w:val="1"/>
          <w:color w:val="auto"/>
        </w:rPr>
        <w:t>Trend</w:t>
      </w:r>
      <w:ins w:author="Micah Newman" w:date="2024-11-19T00:37:57.394Z" w:id="1975475951">
        <w:r w:rsidRPr="3CB6829D" w:rsidR="420F5797">
          <w:rPr>
            <w:b w:val="1"/>
            <w:bCs w:val="1"/>
            <w:color w:val="auto"/>
          </w:rPr>
          <w:t>s</w:t>
        </w:r>
      </w:ins>
      <w:r w:rsidRPr="3CB6829D" w:rsidR="17E6BB7A">
        <w:rPr>
          <w:b w:val="1"/>
          <w:bCs w:val="1"/>
          <w:color w:val="auto"/>
        </w:rPr>
        <w:t xml:space="preserve"> in</w:t>
      </w:r>
      <w:r w:rsidRPr="3CB6829D" w:rsidR="17E6BB7A">
        <w:rPr>
          <w:color w:val="auto"/>
        </w:rPr>
        <w:t xml:space="preserve"> </w:t>
      </w:r>
      <w:r w:rsidRPr="3CB6829D" w:rsidR="00E26EE5">
        <w:rPr>
          <w:b w:val="1"/>
          <w:bCs w:val="1"/>
          <w:color w:val="auto"/>
        </w:rPr>
        <w:t>Electronegativity</w:t>
      </w:r>
    </w:p>
    <w:p w:rsidR="35078AB0" w:rsidP="35078AB0" w:rsidRDefault="35078AB0" w14:paraId="7D59DA83" w14:textId="05C4DAFF"/>
    <w:p w:rsidRPr="006E4C36" w:rsidR="000F08A4" w:rsidP="000F08A4" w:rsidRDefault="00772259" w14:paraId="56E79367" w14:textId="6B0AB8B5">
      <w:commentRangeStart w:id="6"/>
      <w:r>
        <w:rPr>
          <w:noProof/>
        </w:rPr>
        <w:drawing>
          <wp:inline distT="0" distB="0" distL="0" distR="0" wp14:anchorId="59D7FB5D" wp14:editId="5B16A046">
            <wp:extent cx="5943600" cy="2799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commentRangeEnd w:id="6"/>
      <w:r w:rsidR="000F08A4">
        <w:rPr>
          <w:rStyle w:val="CommentReference"/>
        </w:rPr>
        <w:commentReference w:id="6"/>
      </w:r>
      <w:r w:rsidR="000F08A4">
        <w:t>Figure 5.</w:t>
      </w:r>
      <w:r w:rsidR="002E1F5D">
        <w:t>1</w:t>
      </w:r>
      <w:r w:rsidR="00727B7C">
        <w:t xml:space="preserve">6 </w:t>
      </w:r>
      <w:r w:rsidR="000F08A4">
        <w:t xml:space="preserve">Trends </w:t>
      </w:r>
      <w:r w:rsidR="007E2321">
        <w:t>of</w:t>
      </w:r>
      <w:r w:rsidR="000F08A4">
        <w:t xml:space="preserve"> </w:t>
      </w:r>
      <w:r w:rsidR="002806CA">
        <w:t xml:space="preserve">electronegativity </w:t>
      </w:r>
      <w:r w:rsidR="007E2321">
        <w:t>in the periodic table</w:t>
      </w:r>
    </w:p>
    <w:p w:rsidR="00E26EE5" w:rsidP="007F2968" w:rsidRDefault="00E26EE5" w14:paraId="6EFFA62A" w14:textId="6FB6FA69">
      <w:pPr>
        <w:pStyle w:val="NoSpacing"/>
      </w:pPr>
      <w:commentRangeStart w:id="1807423447"/>
      <w:commentRangeStart w:id="152058094"/>
      <w:r w:rsidR="00E26EE5">
        <w:rPr/>
        <w:t xml:space="preserve">Electronegativity </w:t>
      </w:r>
      <w:ins w:author="Micah Newman" w:date="2024-11-19T00:38:40.927Z" w:id="1582988528">
        <w:r w:rsidR="45423A22">
          <w:t xml:space="preserve">is a </w:t>
        </w:r>
      </w:ins>
      <w:r w:rsidR="00E26EE5">
        <w:rPr/>
        <w:t>measure</w:t>
      </w:r>
      <w:ins w:author="Micah Newman" w:date="2024-11-19T00:38:44.129Z" w:id="1081495817">
        <w:r w:rsidR="40C837BA">
          <w:t xml:space="preserve"> of</w:t>
        </w:r>
      </w:ins>
      <w:del w:author="Micah Newman" w:date="2024-11-19T00:38:43.431Z" w:id="1323964492">
        <w:r w:rsidDel="00E26EE5">
          <w:delText xml:space="preserve">s </w:delText>
        </w:r>
      </w:del>
      <w:r w:rsidR="00E26EE5">
        <w:rPr/>
        <w:t xml:space="preserve">an atom's ability to attract </w:t>
      </w:r>
      <w:r w:rsidR="29BC974E">
        <w:rPr/>
        <w:t>the</w:t>
      </w:r>
      <w:r w:rsidR="00E26EE5">
        <w:rPr/>
        <w:t xml:space="preserve"> electrons</w:t>
      </w:r>
      <w:r w:rsidR="6BEAB16B">
        <w:rPr/>
        <w:t xml:space="preserve"> that bond the atom to another atom</w:t>
      </w:r>
      <w:r w:rsidR="00E26EE5">
        <w:rPr/>
        <w:t>.</w:t>
      </w:r>
      <w:commentRangeEnd w:id="1807423447"/>
      <w:r>
        <w:rPr>
          <w:rStyle w:val="CommentReference"/>
        </w:rPr>
        <w:commentReference w:id="1807423447"/>
      </w:r>
      <w:commentRangeEnd w:id="152058094"/>
      <w:r>
        <w:rPr>
          <w:rStyle w:val="CommentReference"/>
        </w:rPr>
        <w:commentReference w:id="152058094"/>
      </w:r>
      <w:r w:rsidR="00E26EE5">
        <w:rPr/>
        <w:t xml:space="preserve"> </w:t>
      </w:r>
      <w:r w:rsidR="59F20E3C">
        <w:rPr/>
        <w:t xml:space="preserve">There are several ways to calculate the electronegativity of an element; one way is the average between its ionization and electron affinity energies. </w:t>
      </w:r>
      <w:r w:rsidR="00E26EE5">
        <w:rPr/>
        <w:t xml:space="preserve">Elements with high electronegativity, like fluorine, are more likely to pull </w:t>
      </w:r>
      <w:r w:rsidR="641D19E5">
        <w:rPr/>
        <w:t xml:space="preserve">the bonding </w:t>
      </w:r>
      <w:r w:rsidR="00E26EE5">
        <w:rPr/>
        <w:t>electrons toward</w:t>
      </w:r>
      <w:r w:rsidR="008A77C3">
        <w:rPr/>
        <w:t xml:space="preserve"> themselves when forming bonds.</w:t>
      </w:r>
    </w:p>
    <w:p w:rsidRPr="008A77C3" w:rsidR="00E26EE5" w:rsidP="007F2968" w:rsidRDefault="008A77C3" w14:paraId="0B0EA6B0" w14:textId="495F33F5">
      <w:pPr>
        <w:pStyle w:val="NoSpacing"/>
        <w:rPr>
          <w:b/>
        </w:rPr>
      </w:pPr>
      <w:r w:rsidRPr="008A77C3">
        <w:rPr>
          <w:b/>
        </w:rPr>
        <w:t>Trend:</w:t>
      </w:r>
    </w:p>
    <w:p w:rsidR="00E26EE5" w:rsidP="007F2968" w:rsidRDefault="00E26EE5" w14:paraId="4C1D6ED3" w14:textId="77777777">
      <w:pPr>
        <w:pStyle w:val="NoSpacing"/>
      </w:pPr>
      <w:r>
        <w:t>Across a period, electronegativity increases because atoms with more protons attract electrons more strongly.</w:t>
      </w:r>
    </w:p>
    <w:p w:rsidR="00E26EE5" w:rsidP="3CB6829D" w:rsidRDefault="00E26EE5" w14:paraId="20317A08" w14:textId="06792EC0">
      <w:pPr>
        <w:pStyle w:val="NoSpacing"/>
        <w:suppressLineNumbers w:val="0"/>
        <w:bidi w:val="0"/>
        <w:spacing w:before="0" w:beforeAutospacing="off" w:after="0" w:afterAutospacing="off" w:line="240" w:lineRule="auto"/>
        <w:ind w:left="0" w:right="0"/>
        <w:jc w:val="left"/>
        <w:rPr>
          <w:rFonts w:ascii="Calibri" w:hAnsi="Calibri" w:eastAsia="Calibri" w:cs="Calibri"/>
          <w:b w:val="0"/>
          <w:bCs w:val="0"/>
          <w:i w:val="0"/>
          <w:iCs w:val="0"/>
          <w:caps w:val="0"/>
          <w:smallCaps w:val="0"/>
          <w:strike w:val="0"/>
          <w:dstrike w:val="0"/>
          <w:noProof w:val="0"/>
          <w:color w:val="D13438"/>
          <w:sz w:val="22"/>
          <w:szCs w:val="22"/>
          <w:u w:val="none"/>
          <w:lang w:val="en-US"/>
        </w:rPr>
      </w:pPr>
      <w:r w:rsidR="00E26EE5">
        <w:rPr/>
        <w:t xml:space="preserve">Down a group, electronegativity decreases as the atomic radius increases, </w:t>
      </w:r>
      <w:ins w:author="Micah Newman" w:date="2024-11-19T00:39:59.546Z" w:id="984022509">
        <w:r w:rsidRPr="3CB6829D" w:rsidR="4B1E6A44">
          <w:rPr>
            <w:rFonts w:ascii="Calibri" w:hAnsi="Calibri" w:eastAsia="Calibri" w:cs="Calibri"/>
            <w:b w:val="0"/>
            <w:bCs w:val="0"/>
            <w:i w:val="0"/>
            <w:iCs w:val="0"/>
            <w:caps w:val="0"/>
            <w:smallCaps w:val="0"/>
            <w:strike w:val="0"/>
            <w:dstrike w:val="0"/>
            <w:noProof w:val="0"/>
            <w:color w:val="D13438"/>
            <w:sz w:val="22"/>
            <w:szCs w:val="22"/>
            <w:u w:val="none"/>
            <w:lang w:val="en-US"/>
          </w:rPr>
          <w:t>which lo</w:t>
        </w:r>
      </w:ins>
      <w:ins w:author="Micah Newman" w:date="2024-11-19T00:40:01.479Z" w:id="281081627">
        <w:r w:rsidRPr="3CB6829D" w:rsidR="4B1E6A44">
          <w:rPr>
            <w:rFonts w:ascii="Calibri" w:hAnsi="Calibri" w:eastAsia="Calibri" w:cs="Calibri"/>
            <w:b w:val="0"/>
            <w:bCs w:val="0"/>
            <w:i w:val="0"/>
            <w:iCs w:val="0"/>
            <w:caps w:val="0"/>
            <w:smallCaps w:val="0"/>
            <w:strike w:val="0"/>
            <w:dstrike w:val="0"/>
            <w:noProof w:val="0"/>
            <w:color w:val="D13438"/>
            <w:sz w:val="22"/>
            <w:szCs w:val="22"/>
            <w:u w:val="none"/>
            <w:lang w:val="en-US"/>
          </w:rPr>
          <w:t>wers</w:t>
        </w:r>
        <w:r w:rsidR="4B1E6A44">
          <w:t xml:space="preserve"> </w:t>
        </w:r>
      </w:ins>
      <w:del w:author="Micah Newman" w:date="2024-11-19T00:40:13.529Z" w:id="1699352414">
        <w:r w:rsidDel="00E26EE5">
          <w:delText xml:space="preserve">making it </w:delText>
        </w:r>
        <w:r w:rsidDel="009546BA">
          <w:delText xml:space="preserve">less effective </w:delText>
        </w:r>
        <w:r w:rsidDel="00D04161">
          <w:delText>for the nucleus to pull</w:delText>
        </w:r>
        <w:r w:rsidDel="00E26EE5">
          <w:delText xml:space="preserve"> electrons </w:delText>
        </w:r>
        <w:r w:rsidDel="009546BA">
          <w:delText xml:space="preserve">of </w:delText>
        </w:r>
        <w:r w:rsidDel="00E26EE5">
          <w:delText>other atoms.</w:delText>
        </w:r>
      </w:del>
      <w:ins w:author="Micah Newman" w:date="2024-11-19T00:40:54.417Z" w:id="55862449">
        <w:r w:rsidR="0BCEA1D5">
          <w:t xml:space="preserve">the </w:t>
        </w:r>
      </w:ins>
      <w:commentRangeStart w:id="2107834676"/>
      <w:ins w:author="Micah Newman" w:date="2024-11-19T00:40:54.417Z" w:id="1768530697">
        <w:r w:rsidR="0BCEA1D5">
          <w:t>effective nuclear charge</w:t>
        </w:r>
      </w:ins>
      <w:commentRangeEnd w:id="2107834676"/>
      <w:r>
        <w:rPr>
          <w:rStyle w:val="CommentReference"/>
        </w:rPr>
        <w:commentReference w:id="2107834676"/>
      </w:r>
      <w:ins w:author="Micah Newman" w:date="2024-11-19T00:40:54.417Z" w:id="270542050">
        <w:r w:rsidR="0BCEA1D5">
          <w:t xml:space="preserve">, </w:t>
        </w:r>
      </w:ins>
      <w:ins w:author="Micah Newman" w:date="2024-11-19T00:41:10.28Z" w:id="1263148186">
        <w:r w:rsidRPr="3CB6829D" w:rsidR="0BCEA1D5">
          <w:rPr>
            <w:rFonts w:ascii="Calibri" w:hAnsi="Calibri" w:eastAsia="Calibri" w:cs="Calibri"/>
            <w:b w:val="0"/>
            <w:bCs w:val="0"/>
            <w:i w:val="0"/>
            <w:iCs w:val="0"/>
            <w:caps w:val="0"/>
            <w:smallCaps w:val="0"/>
            <w:strike w:val="0"/>
            <w:dstrike w:val="0"/>
            <w:noProof w:val="0"/>
            <w:color w:val="D13438"/>
            <w:sz w:val="22"/>
            <w:szCs w:val="22"/>
            <w:u w:val="none"/>
            <w:lang w:val="en-US"/>
          </w:rPr>
          <w:t>weakening the nucleus’s attraction to electrons of other atoms.</w:t>
        </w:r>
      </w:ins>
    </w:p>
    <w:p w:rsidR="00E26EE5" w:rsidP="007F2968" w:rsidRDefault="00E26EE5" w14:paraId="579506F7" w14:textId="77777777">
      <w:pPr>
        <w:pStyle w:val="NoSpacing"/>
      </w:pPr>
    </w:p>
    <w:p w:rsidRPr="007F2968" w:rsidR="00E26EE5" w:rsidP="007F2968" w:rsidRDefault="007F2968" w14:paraId="545ECA56" w14:textId="41EFD700">
      <w:pPr>
        <w:pStyle w:val="Heading3"/>
        <w:rPr>
          <w:color w:val="auto"/>
        </w:rPr>
      </w:pPr>
      <w:r w:rsidRPr="35078AB0">
        <w:rPr>
          <w:color w:val="auto"/>
          <w:highlight w:val="yellow"/>
        </w:rPr>
        <w:t>&lt;H2&gt;</w:t>
      </w:r>
      <w:r w:rsidRPr="35078AB0">
        <w:rPr>
          <w:color w:val="auto"/>
        </w:rPr>
        <w:t xml:space="preserve"> </w:t>
      </w:r>
      <w:r w:rsidRPr="35078AB0">
        <w:rPr>
          <w:b/>
          <w:bCs/>
          <w:color w:val="auto"/>
        </w:rPr>
        <w:t>Progress Check 5</w:t>
      </w:r>
    </w:p>
    <w:p w:rsidR="00E26EE5" w:rsidP="35078AB0" w:rsidRDefault="7561D2B9" w14:paraId="5CB04F5F" w14:textId="672BD7B9">
      <w:pPr>
        <w:pStyle w:val="ListParagraph"/>
        <w:numPr>
          <w:ilvl w:val="0"/>
          <w:numId w:val="4"/>
        </w:numPr>
      </w:pPr>
      <w:r>
        <w:t xml:space="preserve">Why </w:t>
      </w:r>
      <w:r w:rsidR="005341CD">
        <w:t xml:space="preserve">does electronegativity increase across </w:t>
      </w:r>
      <w:r>
        <w:t xml:space="preserve">a </w:t>
      </w:r>
      <w:r w:rsidR="005341CD">
        <w:t xml:space="preserve">period </w:t>
      </w:r>
      <w:r>
        <w:t xml:space="preserve">on the </w:t>
      </w:r>
      <w:r w:rsidR="005341CD">
        <w:t>periodic table</w:t>
      </w:r>
      <w:r>
        <w:t xml:space="preserve">? </w:t>
      </w:r>
    </w:p>
    <w:p w:rsidR="00E26EE5" w:rsidP="35078AB0" w:rsidRDefault="00E26EE5" w14:paraId="360BCE88" w14:textId="01C87F31">
      <w:pPr>
        <w:pStyle w:val="ListParagraph"/>
        <w:numPr>
          <w:ilvl w:val="0"/>
          <w:numId w:val="4"/>
        </w:numPr>
      </w:pPr>
      <w:r>
        <w:lastRenderedPageBreak/>
        <w:t>Predict how the difference in electronegativity between sodium and chlorine</w:t>
      </w:r>
      <w:r w:rsidR="00872AF6">
        <w:t xml:space="preserve"> </w:t>
      </w:r>
      <w:r w:rsidR="00253D80">
        <w:t>affects</w:t>
      </w:r>
      <w:r w:rsidR="00872AF6">
        <w:t xml:space="preserve"> </w:t>
      </w:r>
      <w:r>
        <w:t>the type of bond form</w:t>
      </w:r>
      <w:r w:rsidR="00872AF6">
        <w:t>ation</w:t>
      </w:r>
      <w:r>
        <w:t>. Explain your answer.</w:t>
      </w:r>
    </w:p>
    <w:p w:rsidR="00E26EE5" w:rsidP="00E26EE5" w:rsidRDefault="00E26EE5" w14:paraId="46955AE3" w14:textId="77777777"/>
    <w:p w:rsidRPr="007F2968" w:rsidR="00E26EE5" w:rsidP="007F2968" w:rsidRDefault="007F2968" w14:paraId="6ACC7F71" w14:textId="5F6F3FE2">
      <w:pPr>
        <w:pStyle w:val="Heading2"/>
        <w:rPr>
          <w:color w:val="auto"/>
        </w:rPr>
      </w:pPr>
      <w:r w:rsidRPr="35078AB0">
        <w:rPr>
          <w:color w:val="auto"/>
          <w:highlight w:val="yellow"/>
        </w:rPr>
        <w:t>&lt;H1&gt;</w:t>
      </w:r>
      <w:r w:rsidRPr="35078AB0">
        <w:rPr>
          <w:color w:val="auto"/>
        </w:rPr>
        <w:t xml:space="preserve"> </w:t>
      </w:r>
      <w:r w:rsidRPr="35078AB0" w:rsidR="00E26EE5">
        <w:rPr>
          <w:b/>
          <w:bCs/>
          <w:color w:val="auto"/>
        </w:rPr>
        <w:t>Periodic Trends and Predicting Properties</w:t>
      </w:r>
    </w:p>
    <w:p w:rsidRPr="00900BC4" w:rsidR="00900BC4" w:rsidP="35078AB0" w:rsidRDefault="00900BC4" w14:paraId="05C810D2" w14:textId="77777777">
      <w:pPr>
        <w:pStyle w:val="Heading3"/>
        <w:rPr>
          <w:rFonts w:asciiTheme="minorHAnsi" w:hAnsiTheme="minorHAnsi" w:cstheme="minorHAnsi"/>
          <w:sz w:val="22"/>
          <w:szCs w:val="22"/>
        </w:rPr>
      </w:pPr>
      <w:r w:rsidRPr="00900BC4">
        <w:rPr>
          <w:rFonts w:asciiTheme="minorHAnsi" w:hAnsiTheme="minorHAnsi" w:cstheme="minorHAnsi"/>
          <w:sz w:val="22"/>
          <w:szCs w:val="22"/>
        </w:rPr>
        <w:t>Understanding and predicting trends like atomic radius, ionization energy, electronegativity, and electron affinity in the periodic table makes it easier for students, researchers, and scientists to see how elements might act. For example, sodium has a large atomic radius and low ionization energy, so it easily loses electrons. On the other hand, chlorine has high electronegativity and electron affinity, so it easily gains electrons. This difference causes sodium and chlorine to form a stable compound. By knowing these patterns, you can guess how other elements might act and use them in real-life applications.</w:t>
      </w:r>
    </w:p>
    <w:p w:rsidR="4F8465EA" w:rsidP="35078AB0" w:rsidRDefault="4F8465EA" w14:paraId="59ABBC5C" w14:textId="44FBAA7B">
      <w:pPr>
        <w:pStyle w:val="Heading3"/>
        <w:rPr>
          <w:color w:val="auto"/>
        </w:rPr>
      </w:pPr>
      <w:r w:rsidRPr="35078AB0">
        <w:rPr>
          <w:color w:val="auto"/>
          <w:highlight w:val="yellow"/>
        </w:rPr>
        <w:t>&lt;H2&gt;</w:t>
      </w:r>
      <w:r w:rsidRPr="35078AB0">
        <w:rPr>
          <w:color w:val="auto"/>
        </w:rPr>
        <w:t xml:space="preserve"> </w:t>
      </w:r>
      <w:r w:rsidRPr="35078AB0">
        <w:rPr>
          <w:b/>
          <w:bCs/>
          <w:color w:val="auto"/>
        </w:rPr>
        <w:t>Progress Check 6</w:t>
      </w:r>
    </w:p>
    <w:p w:rsidR="001B134E" w:rsidP="00111A91" w:rsidRDefault="4F8465EA" w14:paraId="6DFB3E27" w14:textId="67AF7FF6">
      <w:r>
        <w:t>What elements would be more reactive?</w:t>
      </w:r>
    </w:p>
    <w:p w:rsidR="001B134E" w:rsidP="35078AB0" w:rsidRDefault="4F8465EA" w14:paraId="30653D74" w14:textId="7A5D8FBD">
      <w:pPr>
        <w:pStyle w:val="ListParagraph"/>
        <w:numPr>
          <w:ilvl w:val="0"/>
          <w:numId w:val="2"/>
        </w:numPr>
        <w:rPr/>
      </w:pPr>
      <w:ins w:author="Micah Newman" w:date="2024-11-19T00:42:07.718Z" w:id="1973340450">
        <w:r w:rsidR="0AE606EE">
          <w:t xml:space="preserve">Elements </w:t>
        </w:r>
        <w:r w:rsidRPr="3CB6829D" w:rsidR="0AE606EE">
          <w:rPr>
            <w:rFonts w:ascii="Calibri" w:hAnsi="Calibri" w:eastAsia="Calibri" w:cs="Calibri"/>
            <w:b w:val="0"/>
            <w:bCs w:val="0"/>
            <w:i w:val="0"/>
            <w:iCs w:val="0"/>
            <w:caps w:val="0"/>
            <w:smallCaps w:val="0"/>
            <w:strike w:val="0"/>
            <w:dstrike w:val="0"/>
            <w:noProof w:val="0"/>
            <w:color w:val="D13438"/>
            <w:sz w:val="22"/>
            <w:szCs w:val="22"/>
            <w:u w:val="none"/>
            <w:lang w:val="en-US"/>
          </w:rPr>
          <w:t xml:space="preserve">with a </w:t>
        </w:r>
      </w:ins>
      <w:del w:author="Micah Newman" w:date="2024-11-19T00:42:02.373Z" w:id="1697750096">
        <w:r w:rsidDel="4F8465EA">
          <w:delText>L</w:delText>
        </w:r>
      </w:del>
      <w:ins w:author="Micah Newman" w:date="2024-11-19T00:42:13.109Z" w:id="768795094">
        <w:r w:rsidR="54A84815">
          <w:t>l</w:t>
        </w:r>
      </w:ins>
      <w:r w:rsidR="4F8465EA">
        <w:rPr/>
        <w:t>arge</w:t>
      </w:r>
      <w:r w:rsidR="00E26EE5">
        <w:rPr/>
        <w:t xml:space="preserve"> atomic radius </w:t>
      </w:r>
      <w:del w:author="Micah Newman" w:date="2024-11-19T00:42:15.304Z" w:id="576166494">
        <w:r w:rsidDel="62D87A03">
          <w:delText xml:space="preserve">elements </w:delText>
        </w:r>
      </w:del>
      <w:r w:rsidR="62D87A03">
        <w:rPr/>
        <w:t xml:space="preserve">or </w:t>
      </w:r>
      <w:ins w:author="Micah Newman" w:date="2024-11-19T00:42:21.743Z" w:id="267066933">
        <w:r w:rsidRPr="3CB6829D" w:rsidR="4623B15E">
          <w:rPr>
            <w:rFonts w:ascii="Calibri" w:hAnsi="Calibri" w:eastAsia="Calibri" w:cs="Calibri"/>
            <w:b w:val="0"/>
            <w:bCs w:val="0"/>
            <w:i w:val="0"/>
            <w:iCs w:val="0"/>
            <w:caps w:val="0"/>
            <w:smallCaps w:val="0"/>
            <w:strike w:val="0"/>
            <w:dstrike w:val="0"/>
            <w:noProof w:val="0"/>
            <w:color w:val="D13438"/>
            <w:sz w:val="22"/>
            <w:szCs w:val="22"/>
            <w:u w:val="none"/>
            <w:lang w:val="en-US"/>
          </w:rPr>
          <w:t xml:space="preserve">with a </w:t>
        </w:r>
      </w:ins>
      <w:del w:author="Micah Newman" w:date="2024-11-19T00:41:57.22Z" w:id="387737123">
        <w:r w:rsidDel="62D87A03">
          <w:delText xml:space="preserve">short </w:delText>
        </w:r>
      </w:del>
      <w:ins w:author="Micah Newman" w:date="2024-11-19T00:41:58.538Z" w:id="1626697693">
        <w:r w:rsidR="3FC65E84">
          <w:t xml:space="preserve">small </w:t>
        </w:r>
      </w:ins>
      <w:r w:rsidR="62D87A03">
        <w:rPr/>
        <w:t>atomic radius</w:t>
      </w:r>
      <w:del w:author="Micah Newman" w:date="2024-11-19T00:42:25.85Z" w:id="1354054418">
        <w:r w:rsidDel="62D87A03">
          <w:delText xml:space="preserve"> elements</w:delText>
        </w:r>
      </w:del>
      <w:r w:rsidR="62D87A03">
        <w:rPr/>
        <w:t xml:space="preserve">? </w:t>
      </w:r>
      <w:del w:author="Micah Newman" w:date="2024-11-19T00:42:49.695Z" w:id="1167386335">
        <w:r w:rsidDel="62D87A03">
          <w:delText>Give examples</w:delText>
        </w:r>
      </w:del>
      <w:ins w:author="Micah Newman" w:date="2024-11-19T00:42:51.225Z" w:id="1406263356">
        <w:r w:rsidR="4AE0266A">
          <w:t>Explain.</w:t>
        </w:r>
      </w:ins>
      <w:commentRangeStart w:id="1187352656"/>
      <w:commentRangeEnd w:id="1187352656"/>
      <w:r>
        <w:rPr>
          <w:rStyle w:val="CommentReference"/>
        </w:rPr>
        <w:commentReference w:id="1187352656"/>
      </w:r>
    </w:p>
    <w:p w:rsidR="001B134E" w:rsidP="35078AB0" w:rsidRDefault="62D87A03" w14:paraId="4C2E3BD9" w14:textId="58C8623E">
      <w:pPr>
        <w:pStyle w:val="ListParagraph"/>
        <w:numPr>
          <w:ilvl w:val="0"/>
          <w:numId w:val="2"/>
        </w:numPr>
        <w:rPr/>
      </w:pPr>
      <w:r w:rsidR="62D87A03">
        <w:rPr/>
        <w:t xml:space="preserve">Large ionization energy elements or small ionization energy elements? </w:t>
      </w:r>
      <w:del w:author="Micah Newman" w:date="2024-11-19T00:42:55.408Z" w:id="2000620277">
        <w:r w:rsidDel="62D87A03">
          <w:delText>Give examples</w:delText>
        </w:r>
      </w:del>
      <w:ins w:author="Micah Newman" w:date="2024-11-19T00:42:56.501Z" w:id="318019891">
        <w:r w:rsidR="19B8D7D8">
          <w:t>Explain.</w:t>
        </w:r>
      </w:ins>
    </w:p>
    <w:p w:rsidR="001B134E" w:rsidP="35078AB0" w:rsidRDefault="001B134E" w14:paraId="6C630432" w14:textId="361E876C"/>
    <w:p w:rsidR="00111A91" w:rsidP="00111A91" w:rsidRDefault="00111A91" w14:paraId="41E55283" w14:textId="66F08C0B">
      <w:pPr>
        <w:pStyle w:val="Heading2"/>
        <w:rPr>
          <w:b/>
          <w:bCs/>
          <w:color w:val="auto"/>
        </w:rPr>
      </w:pPr>
      <w:r w:rsidRPr="35078AB0">
        <w:rPr>
          <w:color w:val="auto"/>
          <w:highlight w:val="yellow"/>
        </w:rPr>
        <w:t>&lt;H1&gt;</w:t>
      </w:r>
      <w:r w:rsidRPr="35078AB0">
        <w:rPr>
          <w:color w:val="auto"/>
        </w:rPr>
        <w:t xml:space="preserve"> </w:t>
      </w:r>
      <w:r w:rsidRPr="35078AB0">
        <w:rPr>
          <w:b/>
          <w:bCs/>
          <w:color w:val="auto"/>
        </w:rPr>
        <w:t>Power Up</w:t>
      </w:r>
    </w:p>
    <w:p w:rsidRPr="008C2947" w:rsidR="008C2947" w:rsidP="0090697D" w:rsidRDefault="008C2947" w14:paraId="35396ECB" w14:textId="115F882E">
      <w:r w:rsidRPr="0090697D">
        <w:rPr>
          <w:highlight w:val="yellow"/>
        </w:rPr>
        <w:t>The Questioneer Icon</w:t>
      </w:r>
    </w:p>
    <w:p w:rsidR="00111A91" w:rsidP="00111A91" w:rsidRDefault="00111A91" w14:paraId="159B3612" w14:textId="77777777">
      <w:r>
        <w:t xml:space="preserve">Reflect on the following prompts to think critically about the content and develop meaningful questions for inquiry about </w:t>
      </w:r>
      <w:r w:rsidRPr="0090697D">
        <w:rPr>
          <w:b/>
        </w:rPr>
        <w:t>Periodic Trends and Predicting Properties of Elements:</w:t>
      </w:r>
    </w:p>
    <w:p w:rsidR="00111A91" w:rsidP="35078AB0" w:rsidRDefault="005F31BF" w14:paraId="7E761924" w14:textId="7355C229">
      <w:pPr>
        <w:pStyle w:val="NoSpacing"/>
        <w:numPr>
          <w:ilvl w:val="0"/>
          <w:numId w:val="1"/>
        </w:numPr>
      </w:pPr>
      <w:r>
        <w:t xml:space="preserve">The gradual </w:t>
      </w:r>
      <w:r w:rsidR="00E55804">
        <w:t>a</w:t>
      </w:r>
      <w:r w:rsidR="00111A91">
        <w:t xml:space="preserve">tomic </w:t>
      </w:r>
      <w:r w:rsidR="00E55804">
        <w:t xml:space="preserve">number increasing </w:t>
      </w:r>
      <w:r w:rsidR="00111A91">
        <w:t>trend</w:t>
      </w:r>
      <w:r w:rsidR="00E55804">
        <w:t xml:space="preserve"> in the periodic table </w:t>
      </w:r>
      <w:r>
        <w:t xml:space="preserve">reveals </w:t>
      </w:r>
      <w:r w:rsidR="00E55804">
        <w:t xml:space="preserve">the </w:t>
      </w:r>
      <w:r w:rsidR="00111A91">
        <w:t xml:space="preserve">patterns </w:t>
      </w:r>
      <w:r w:rsidR="00E55804">
        <w:t xml:space="preserve">of the fundamental properties of an element </w:t>
      </w:r>
      <w:r w:rsidR="00111A91">
        <w:t xml:space="preserve">that can </w:t>
      </w:r>
      <w:r>
        <w:t>predict</w:t>
      </w:r>
      <w:r w:rsidR="00111A91">
        <w:t xml:space="preserve"> </w:t>
      </w:r>
      <w:r w:rsidR="00E55804">
        <w:t>its</w:t>
      </w:r>
      <w:r w:rsidR="00111A91">
        <w:t xml:space="preserve"> behavior.</w:t>
      </w:r>
    </w:p>
    <w:p w:rsidR="00111A91" w:rsidP="35078AB0" w:rsidRDefault="00111A91" w14:paraId="13AF7AA8" w14:textId="77777777">
      <w:pPr>
        <w:pStyle w:val="NoSpacing"/>
        <w:numPr>
          <w:ilvl w:val="0"/>
          <w:numId w:val="1"/>
        </w:numPr>
      </w:pPr>
      <w:r>
        <w:t>Reactivity and stability are influenced by factors like ionization energy and atomic radius.</w:t>
      </w:r>
    </w:p>
    <w:p w:rsidR="00111A91" w:rsidP="35078AB0" w:rsidRDefault="00111A91" w14:paraId="4E014D2E" w14:textId="4BB373BC">
      <w:pPr>
        <w:pStyle w:val="NoSpacing"/>
        <w:numPr>
          <w:ilvl w:val="0"/>
          <w:numId w:val="1"/>
        </w:numPr>
      </w:pPr>
      <w:r>
        <w:t xml:space="preserve">The periodic table helps </w:t>
      </w:r>
      <w:r w:rsidR="00E55804">
        <w:t xml:space="preserve">you to </w:t>
      </w:r>
      <w:r>
        <w:t>understand why some elements are more reactive than others.</w:t>
      </w:r>
    </w:p>
    <w:p w:rsidR="00111A91" w:rsidP="35078AB0" w:rsidRDefault="00111A91" w14:paraId="22FAC8DC" w14:textId="5EE7FC4B">
      <w:pPr>
        <w:pStyle w:val="NoSpacing"/>
        <w:numPr>
          <w:ilvl w:val="0"/>
          <w:numId w:val="1"/>
        </w:numPr>
      </w:pPr>
      <w:r>
        <w:t xml:space="preserve">By studying trends, </w:t>
      </w:r>
      <w:r w:rsidR="00E55804">
        <w:t>you</w:t>
      </w:r>
      <w:r>
        <w:t xml:space="preserve"> can </w:t>
      </w:r>
      <w:r w:rsidR="00E55804">
        <w:t xml:space="preserve">predict correct </w:t>
      </w:r>
      <w:r w:rsidR="008E2ADF">
        <w:t xml:space="preserve">trends </w:t>
      </w:r>
      <w:r w:rsidR="00E55804">
        <w:t>or changes</w:t>
      </w:r>
      <w:r>
        <w:t xml:space="preserve"> </w:t>
      </w:r>
      <w:r w:rsidR="005F31BF">
        <w:t xml:space="preserve">in </w:t>
      </w:r>
      <w:r>
        <w:t>the properties of elements.</w:t>
      </w:r>
    </w:p>
    <w:p w:rsidR="00111A91" w:rsidP="00111A91" w:rsidRDefault="00111A91" w14:paraId="09F87006" w14:textId="77777777">
      <w:pPr>
        <w:pStyle w:val="NoSpacing"/>
      </w:pPr>
    </w:p>
    <w:p w:rsidRPr="00111A91" w:rsidR="00111A91" w:rsidP="00111A91" w:rsidRDefault="00111A91" w14:paraId="1AEE5054" w14:textId="77777777">
      <w:pPr>
        <w:pStyle w:val="Heading2"/>
        <w:rPr>
          <w:color w:val="auto"/>
        </w:rPr>
      </w:pPr>
      <w:r w:rsidRPr="35078AB0">
        <w:rPr>
          <w:color w:val="auto"/>
          <w:highlight w:val="yellow"/>
        </w:rPr>
        <w:t>&lt;H1&gt;</w:t>
      </w:r>
      <w:r w:rsidRPr="35078AB0">
        <w:rPr>
          <w:color w:val="auto"/>
        </w:rPr>
        <w:t xml:space="preserve"> </w:t>
      </w:r>
      <w:r w:rsidRPr="35078AB0">
        <w:rPr>
          <w:b/>
          <w:bCs/>
          <w:color w:val="auto"/>
        </w:rPr>
        <w:t>Lesson Check</w:t>
      </w:r>
    </w:p>
    <w:p w:rsidR="00111A91" w:rsidP="00111A91" w:rsidRDefault="00111A91" w14:paraId="438C5831" w14:textId="4A173A47">
      <w:pPr>
        <w:pStyle w:val="NoSpacing"/>
      </w:pPr>
    </w:p>
    <w:p w:rsidR="00B937A3" w:rsidP="00B937A3" w:rsidRDefault="00E55804" w14:paraId="745557B8" w14:textId="52A3CB39">
      <w:pPr>
        <w:pStyle w:val="NoSpacing"/>
        <w:numPr>
          <w:ilvl w:val="0"/>
          <w:numId w:val="8"/>
        </w:numPr>
        <w:rPr/>
      </w:pPr>
      <w:r w:rsidR="00E55804">
        <w:rPr/>
        <w:t>How</w:t>
      </w:r>
      <w:r w:rsidR="00B937A3">
        <w:rPr/>
        <w:t xml:space="preserve"> </w:t>
      </w:r>
      <w:r w:rsidR="02877833">
        <w:rPr/>
        <w:t>can atomic radius and ionization energy</w:t>
      </w:r>
      <w:r w:rsidR="00E55804">
        <w:rPr/>
        <w:t xml:space="preserve"> be </w:t>
      </w:r>
      <w:r w:rsidR="00D04161">
        <w:rPr/>
        <w:t>correlated</w:t>
      </w:r>
      <w:r w:rsidR="00B937A3">
        <w:rPr/>
        <w:t xml:space="preserve">? Explain how </w:t>
      </w:r>
      <w:del w:author="Micah Newman" w:date="2024-11-19T00:43:56.849Z" w:id="99735898">
        <w:r w:rsidDel="00004D1D">
          <w:delText>an element with</w:delText>
        </w:r>
      </w:del>
      <w:r w:rsidR="00B937A3">
        <w:rPr/>
        <w:t xml:space="preserve"> </w:t>
      </w:r>
      <w:r w:rsidR="005F31BF">
        <w:rPr/>
        <w:t>a </w:t>
      </w:r>
      <w:r w:rsidR="00B937A3">
        <w:rPr/>
        <w:t xml:space="preserve">large atomic radius </w:t>
      </w:r>
      <w:r w:rsidR="00B937A3">
        <w:rPr/>
        <w:t>affects</w:t>
      </w:r>
      <w:r w:rsidR="00B937A3">
        <w:rPr/>
        <w:t xml:space="preserve"> </w:t>
      </w:r>
      <w:del w:author="Micah Newman" w:date="2024-11-19T00:43:59.427Z" w:id="380546090">
        <w:r w:rsidDel="00B937A3">
          <w:delText xml:space="preserve">the </w:delText>
        </w:r>
      </w:del>
      <w:r w:rsidR="00B937A3">
        <w:rPr/>
        <w:t xml:space="preserve">ionization energy. </w:t>
      </w:r>
    </w:p>
    <w:p w:rsidR="00B937A3" w:rsidP="00B937A3" w:rsidRDefault="00B937A3" w14:paraId="09132DAD" w14:textId="77777777">
      <w:pPr>
        <w:pStyle w:val="NoSpacing"/>
      </w:pPr>
    </w:p>
    <w:p w:rsidR="00B937A3" w:rsidP="00B937A3" w:rsidRDefault="00B937A3" w14:paraId="0E7C3E96" w14:textId="7C845E7B">
      <w:pPr>
        <w:pStyle w:val="NoSpacing"/>
        <w:numPr>
          <w:ilvl w:val="0"/>
          <w:numId w:val="8"/>
        </w:numPr>
        <w:rPr/>
      </w:pPr>
      <w:r w:rsidR="00B937A3">
        <w:rPr/>
        <w:t xml:space="preserve">Compare the electronegativity </w:t>
      </w:r>
      <w:del w:author="Micah Newman" w:date="2024-11-19T00:44:09.425Z" w:id="79674342">
        <w:r w:rsidDel="005F31BF">
          <w:delText xml:space="preserve">properties </w:delText>
        </w:r>
      </w:del>
      <w:r w:rsidR="00B937A3">
        <w:rPr/>
        <w:t xml:space="preserve">of elements </w:t>
      </w:r>
      <w:r w:rsidR="008E2ADF">
        <w:rPr/>
        <w:t>residing</w:t>
      </w:r>
      <w:r w:rsidR="008E2ADF">
        <w:rPr/>
        <w:t xml:space="preserve"> </w:t>
      </w:r>
      <w:r w:rsidR="00B937A3">
        <w:rPr/>
        <w:t xml:space="preserve">in Group 1 and Group 17. Why are elements in Group 17 </w:t>
      </w:r>
      <w:r w:rsidR="00B937A3">
        <w:rPr/>
        <w:t>generally more</w:t>
      </w:r>
      <w:r w:rsidR="00B937A3">
        <w:rPr/>
        <w:t xml:space="preserve"> electronegative than those in Group 1?</w:t>
      </w:r>
    </w:p>
    <w:p w:rsidR="00B937A3" w:rsidP="00B937A3" w:rsidRDefault="00B937A3" w14:paraId="4F79C49A" w14:textId="77777777">
      <w:pPr>
        <w:pStyle w:val="NoSpacing"/>
      </w:pPr>
    </w:p>
    <w:p w:rsidR="00B937A3" w:rsidP="00B937A3" w:rsidRDefault="00B937A3" w14:paraId="5558C652" w14:textId="5A8E8E8E" w14:noSpellErr="1">
      <w:pPr>
        <w:pStyle w:val="NoSpacing"/>
        <w:numPr>
          <w:ilvl w:val="0"/>
          <w:numId w:val="8"/>
        </w:numPr>
        <w:rPr/>
      </w:pPr>
      <w:commentRangeStart w:id="1401421645"/>
      <w:r w:rsidR="00B937A3">
        <w:rPr/>
        <w:t xml:space="preserve">Predict how the properties of an element would change if it were </w:t>
      </w:r>
      <w:r w:rsidR="00DF5697">
        <w:rPr/>
        <w:t xml:space="preserve">to be </w:t>
      </w:r>
      <w:r w:rsidR="00B937A3">
        <w:rPr/>
        <w:t>moved from Period 2 to Period 3 but stayed in the same group.</w:t>
      </w:r>
      <w:commentRangeEnd w:id="1401421645"/>
      <w:r>
        <w:rPr>
          <w:rStyle w:val="CommentReference"/>
        </w:rPr>
        <w:commentReference w:id="1401421645"/>
      </w:r>
      <w:r w:rsidR="00B937A3">
        <w:rPr/>
        <w:t xml:space="preserve"> Explain </w:t>
      </w:r>
      <w:r w:rsidR="00DF5697">
        <w:rPr/>
        <w:t xml:space="preserve">the </w:t>
      </w:r>
      <w:r w:rsidR="00B937A3">
        <w:rPr/>
        <w:t>reasoning</w:t>
      </w:r>
      <w:r w:rsidR="00DF5697">
        <w:rPr/>
        <w:t xml:space="preserve"> </w:t>
      </w:r>
      <w:r w:rsidR="1469A8A6">
        <w:rPr/>
        <w:t>for</w:t>
      </w:r>
      <w:r w:rsidR="00DF5697">
        <w:rPr/>
        <w:t xml:space="preserve"> your answer</w:t>
      </w:r>
      <w:r w:rsidR="00B937A3">
        <w:rPr/>
        <w:t>.</w:t>
      </w:r>
    </w:p>
    <w:p w:rsidR="00B937A3" w:rsidP="00B937A3" w:rsidRDefault="00B937A3" w14:paraId="2CC5BDC1" w14:textId="1C17D2F3">
      <w:pPr>
        <w:pStyle w:val="NoSpacing"/>
      </w:pPr>
    </w:p>
    <w:p w:rsidR="00B937A3" w:rsidP="00B937A3" w:rsidRDefault="00B937A3" w14:paraId="53357A83" w14:textId="29F25E4B">
      <w:pPr>
        <w:pStyle w:val="NoSpacing"/>
        <w:numPr>
          <w:ilvl w:val="0"/>
          <w:numId w:val="8"/>
        </w:numPr>
        <w:rPr/>
      </w:pPr>
      <w:commentRangeStart w:id="1197415337"/>
      <w:r w:rsidR="00B937A3">
        <w:rPr/>
        <w:t xml:space="preserve">Why does electron affinity become less negative as you move down </w:t>
      </w:r>
      <w:r w:rsidR="00DF5697">
        <w:rPr/>
        <w:t>the</w:t>
      </w:r>
      <w:r w:rsidR="00B937A3">
        <w:rPr/>
        <w:t xml:space="preserve"> group on the periodic table?</w:t>
      </w:r>
      <w:commentRangeEnd w:id="1197415337"/>
      <w:r>
        <w:rPr>
          <w:rStyle w:val="CommentReference"/>
        </w:rPr>
        <w:commentReference w:id="1197415337"/>
      </w:r>
    </w:p>
    <w:p w:rsidR="00111A91" w:rsidP="00111A91" w:rsidRDefault="00111A91" w14:paraId="7A203A0C" w14:textId="331E7C22">
      <w:pPr>
        <w:pStyle w:val="NoSpacing"/>
      </w:pPr>
    </w:p>
    <w:p w:rsidRPr="00111A91" w:rsidR="00111A91" w:rsidP="00111A91" w:rsidRDefault="00111A91" w14:paraId="415FCDEE" w14:textId="4E70F44E">
      <w:pPr>
        <w:pStyle w:val="Heading2"/>
        <w:rPr>
          <w:color w:val="auto"/>
        </w:rPr>
      </w:pPr>
      <w:r w:rsidRPr="35078AB0">
        <w:rPr>
          <w:color w:val="auto"/>
          <w:highlight w:val="yellow"/>
        </w:rPr>
        <w:lastRenderedPageBreak/>
        <w:t>&lt;H1&gt;</w:t>
      </w:r>
      <w:r w:rsidRPr="35078AB0">
        <w:rPr>
          <w:color w:val="auto"/>
        </w:rPr>
        <w:t xml:space="preserve"> </w:t>
      </w:r>
      <w:r w:rsidRPr="35078AB0" w:rsidR="00D04161">
        <w:rPr>
          <w:b/>
          <w:bCs/>
          <w:color w:val="auto"/>
        </w:rPr>
        <w:t>Beyond the Lesson</w:t>
      </w:r>
    </w:p>
    <w:p w:rsidRPr="00111A91" w:rsidR="00DF5697" w:rsidP="00DF5697" w:rsidRDefault="00111A91" w14:paraId="689E79F6" w14:textId="754159B2">
      <w:r>
        <w:t xml:space="preserve">Understanding </w:t>
      </w:r>
      <w:r w:rsidR="00DF5697">
        <w:t xml:space="preserve">the </w:t>
      </w:r>
      <w:r>
        <w:t>periodic trends</w:t>
      </w:r>
      <w:r w:rsidR="00DF5697">
        <w:t xml:space="preserve"> of fundamental properties</w:t>
      </w:r>
      <w:r>
        <w:t xml:space="preserve"> enables scientists to predict the behavior of elements in various situations. For example, knowing </w:t>
      </w:r>
      <w:r w:rsidR="00DF5697">
        <w:t xml:space="preserve">a </w:t>
      </w:r>
      <w:r w:rsidR="00D04161">
        <w:t>certain metal</w:t>
      </w:r>
      <w:r>
        <w:t xml:space="preserve"> </w:t>
      </w:r>
      <w:r w:rsidR="008E2ADF">
        <w:t xml:space="preserve">that has </w:t>
      </w:r>
      <w:r>
        <w:t xml:space="preserve">low ionization energies </w:t>
      </w:r>
      <w:r w:rsidR="008E2ADF">
        <w:t xml:space="preserve">helps </w:t>
      </w:r>
      <w:r>
        <w:t xml:space="preserve">in developing batteries, where these metals can easily release electrons to generate power. Similarly, elements with high electronegativity are useful in creating strong chemical bonds for industrial applications. </w:t>
      </w:r>
      <w:r w:rsidR="00DF5697">
        <w:t>The alkali metals are highly reactive (</w:t>
      </w:r>
      <w:r w:rsidR="008E2ADF">
        <w:t>lithium</w:t>
      </w:r>
      <w:r w:rsidR="00DF5697">
        <w:t>, sodium</w:t>
      </w:r>
      <w:r w:rsidR="008E2ADF">
        <w:t>,</w:t>
      </w:r>
      <w:r w:rsidR="00DF5697">
        <w:t xml:space="preserve"> etc.)</w:t>
      </w:r>
      <w:r w:rsidR="008E2ADF">
        <w:t>,</w:t>
      </w:r>
      <w:r w:rsidR="00DF5697">
        <w:t xml:space="preserve"> which </w:t>
      </w:r>
      <w:r w:rsidR="008E2ADF">
        <w:t xml:space="preserve">makes </w:t>
      </w:r>
      <w:r w:rsidR="006D5A69">
        <w:t>the</w:t>
      </w:r>
      <w:r w:rsidR="008E2ADF">
        <w:t>m</w:t>
      </w:r>
      <w:r w:rsidR="006D5A69">
        <w:t xml:space="preserve"> best fitted in the applications of pharmaceuticals and fireworks. The periodic trend of melting and boiling point assist</w:t>
      </w:r>
      <w:r w:rsidR="008E2ADF">
        <w:t>s</w:t>
      </w:r>
      <w:r w:rsidR="006D5A69">
        <w:t xml:space="preserve"> </w:t>
      </w:r>
      <w:r w:rsidR="008E2ADF">
        <w:t>in pointing</w:t>
      </w:r>
      <w:r w:rsidR="006D5A69">
        <w:t xml:space="preserve"> out </w:t>
      </w:r>
      <w:r w:rsidR="005F31BF">
        <w:t>that </w:t>
      </w:r>
      <w:r w:rsidR="006D5A69">
        <w:t xml:space="preserve">the element has high melting and boiling points for </w:t>
      </w:r>
      <w:r w:rsidR="008E2ADF">
        <w:t>high-temperature</w:t>
      </w:r>
      <w:r w:rsidR="006D5A69">
        <w:t xml:space="preserve"> applications like in bulb filaments (Tungsten). The bond length and strengths can be predicted by focusing on </w:t>
      </w:r>
      <w:r w:rsidR="005F31BF">
        <w:t>the </w:t>
      </w:r>
      <w:r w:rsidR="006D5A69">
        <w:t>atomic radius trend in the periodic table</w:t>
      </w:r>
      <w:r w:rsidR="008E2ADF">
        <w:t>,</w:t>
      </w:r>
      <w:r w:rsidR="006D5A69">
        <w:t xml:space="preserve"> which could depict that stronger bonds are suitable for application in adhesive and polymer industries. </w:t>
      </w:r>
      <w:r w:rsidR="008E2ADF">
        <w:t>Fluorine-</w:t>
      </w:r>
      <w:r w:rsidR="006D5A69">
        <w:t xml:space="preserve">based materials are used in such industries in huge </w:t>
      </w:r>
      <w:r w:rsidR="008E2ADF">
        <w:t xml:space="preserve">amounts </w:t>
      </w:r>
      <w:r w:rsidR="006D5A69">
        <w:t xml:space="preserve">due to </w:t>
      </w:r>
      <w:r w:rsidR="008E2ADF">
        <w:t>the </w:t>
      </w:r>
      <w:r w:rsidR="006D5A69">
        <w:t xml:space="preserve">formation of stronger </w:t>
      </w:r>
      <w:r w:rsidR="005F31BF">
        <w:t xml:space="preserve">bonds </w:t>
      </w:r>
      <w:r w:rsidR="006D5A69">
        <w:t xml:space="preserve">rather than longer </w:t>
      </w:r>
      <w:r w:rsidR="005F31BF">
        <w:t>bonds</w:t>
      </w:r>
      <w:r w:rsidR="006D5A69">
        <w:t xml:space="preserve">. </w:t>
      </w:r>
      <w:r>
        <w:t>These insights from periodic trends are essential for everything from designing electronics to producing new materials.</w:t>
      </w:r>
    </w:p>
    <w:sectPr w:rsidRPr="00111A91" w:rsidR="00DF5697">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comment w:initials="SME 1" w:author="Chem SME 1" w:date="2024-11-12T15:46:00Z" w:id="1">
    <w:p w:rsidR="00D81576" w:rsidRDefault="00D81576" w14:paraId="1BB21323" w14:textId="6C573DF6">
      <w:pPr>
        <w:pStyle w:val="CommentText"/>
      </w:pPr>
      <w:r>
        <w:rPr>
          <w:rStyle w:val="CommentReference"/>
        </w:rPr>
        <w:annotationRef/>
      </w:r>
      <w:r>
        <w:t>@Photo: 1650327607, remove the heading</w:t>
      </w:r>
    </w:p>
  </w:comment>
  <w:comment w:initials="TQ" w:author="Tayyaba Qureshi" w:date="2024-11-07T21:54:00Z" w:id="2">
    <w:p w:rsidR="000B7649" w:rsidP="000B7649" w:rsidRDefault="000B7649" w14:paraId="0E3C84F9" w14:textId="77777777">
      <w:pPr>
        <w:pStyle w:val="CommentText"/>
      </w:pPr>
      <w:r>
        <w:rPr>
          <w:rStyle w:val="CommentReference"/>
        </w:rPr>
        <w:annotationRef/>
      </w:r>
      <w:r>
        <w:t>2253344931</w:t>
      </w:r>
    </w:p>
  </w:comment>
  <w:comment w:initials="TQ" w:author="Tayyaba Qureshi" w:date="2024-11-07T22:35:00Z" w:id="3">
    <w:p w:rsidR="00D87642" w:rsidP="00D87642" w:rsidRDefault="00D87642" w14:paraId="49167284" w14:textId="77777777">
      <w:pPr>
        <w:pStyle w:val="CommentText"/>
      </w:pPr>
      <w:r>
        <w:rPr>
          <w:rStyle w:val="CommentReference"/>
        </w:rPr>
        <w:annotationRef/>
      </w:r>
      <w:r>
        <w:t>@Photo: 1322222627</w:t>
      </w:r>
    </w:p>
  </w:comment>
  <w:comment w:initials="TQ" w:author="Tayyaba Qureshi" w:date="2024-11-07T22:36:00Z" w:id="4">
    <w:p w:rsidR="00B5780F" w:rsidP="00B5780F" w:rsidRDefault="00B5780F" w14:paraId="4B15806C" w14:textId="77777777">
      <w:pPr>
        <w:pStyle w:val="CommentText"/>
      </w:pPr>
      <w:r>
        <w:rPr>
          <w:rStyle w:val="CommentReference"/>
        </w:rPr>
        <w:annotationRef/>
      </w:r>
      <w:r>
        <w:t>@art and brief, create a fresh image, take the periodic table image given in the below comment and remove Akash byjus tag</w:t>
      </w:r>
    </w:p>
  </w:comment>
  <w:comment w:initials="TQ" w:author="Tayyaba Qureshi" w:date="2024-11-07T14:37:00Z" w:id="5">
    <w:p w:rsidR="00364940" w:rsidRDefault="000009D0" w14:paraId="41F4EED5" w14:textId="02CAAB7D">
      <w:pPr>
        <w:pStyle w:val="CommentText"/>
      </w:pPr>
      <w:r>
        <w:rPr>
          <w:rStyle w:val="CommentReference"/>
        </w:rPr>
        <w:annotationRef/>
      </w:r>
      <w:r w:rsidRPr="028C6F23">
        <w:t>Art and brief: take the periodic table given in above comment and rest of the arrows remains same</w:t>
      </w:r>
    </w:p>
  </w:comment>
  <w:comment w:initials="TQ" w:author="Tayyaba Qureshi" w:date="2024-11-07T22:36:00Z" w:id="6">
    <w:p w:rsidR="00B5780F" w:rsidP="00B5780F" w:rsidRDefault="00B5780F" w14:paraId="69B82A42" w14:textId="49A4B2EC">
      <w:pPr>
        <w:pStyle w:val="CommentText"/>
      </w:pPr>
      <w:r>
        <w:rPr>
          <w:rStyle w:val="CommentReference"/>
        </w:rPr>
        <w:annotationRef/>
      </w:r>
      <w:r>
        <w:t xml:space="preserve">@art and brief, give colored periodic table and show arrows for </w:t>
      </w:r>
      <w:r w:rsidR="0090697D">
        <w:t>electronegativity,</w:t>
      </w:r>
      <w:r>
        <w:t xml:space="preserve"> colored periodic table is given below, shutterstock id: 2366909761</w:t>
      </w:r>
      <w:r>
        <w:rPr>
          <w:noProof/>
        </w:rPr>
        <w:drawing>
          <wp:inline distT="0" distB="0" distL="0" distR="0" wp14:anchorId="23A35405" wp14:editId="5CFFADC9">
            <wp:extent cx="5943600" cy="4577080"/>
            <wp:effectExtent l="0" t="0" r="0" b="0"/>
            <wp:docPr id="1655489351" name="Pictur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9351" name="Picture 1655489351" descr=" "/>
                    <pic:cNvPicPr/>
                  </pic:nvPicPr>
                  <pic:blipFill>
                    <a:blip r:embed="rId1">
                      <a:extLst>
                        <a:ext uri="{28A0092B-C50C-407E-A947-70E740481C1C}">
                          <a14:useLocalDpi xmlns:a14="http://schemas.microsoft.com/office/drawing/2010/main" val="0"/>
                        </a:ext>
                      </a:extLst>
                    </a:blip>
                    <a:stretch>
                      <a:fillRect/>
                    </a:stretch>
                  </pic:blipFill>
                  <pic:spPr>
                    <a:xfrm>
                      <a:off x="0" y="0"/>
                      <a:ext cx="5943600" cy="4577080"/>
                    </a:xfrm>
                    <a:prstGeom prst="rect">
                      <a:avLst/>
                    </a:prstGeom>
                  </pic:spPr>
                </pic:pic>
              </a:graphicData>
            </a:graphic>
          </wp:inline>
        </w:drawing>
      </w:r>
    </w:p>
  </w:comment>
  <w:comment xmlns:w="http://schemas.openxmlformats.org/wordprocessingml/2006/main" w:initials="MN" w:author="Micah Newman" w:date="2024-11-18T19:31:51" w:id="264716559">
    <w:p xmlns:w14="http://schemas.microsoft.com/office/word/2010/wordml" xmlns:w="http://schemas.openxmlformats.org/wordprocessingml/2006/main" w:rsidR="0B526B00" w:rsidRDefault="373A7433" w14:paraId="40ADF6FC" w14:textId="2DDB0168">
      <w:pPr>
        <w:pStyle w:val="CommentText"/>
      </w:pPr>
      <w:r>
        <w:rPr>
          <w:rStyle w:val="CommentReference"/>
        </w:rPr>
        <w:annotationRef/>
      </w:r>
      <w:r w:rsidRPr="7A7A8CD5" w:rsidR="543B4668">
        <w:t>Need to explain what this means. The student will be left wondering: "does that mean it increases or decreases?"</w:t>
      </w:r>
    </w:p>
  </w:comment>
  <w:comment xmlns:w="http://schemas.openxmlformats.org/wordprocessingml/2006/main" w:initials="MN" w:author="Micah Newman" w:date="2024-11-18T19:32:15" w:id="1269724416">
    <w:p xmlns:w14="http://schemas.microsoft.com/office/word/2010/wordml" xmlns:w="http://schemas.openxmlformats.org/wordprocessingml/2006/main" w:rsidR="64063C15" w:rsidRDefault="53C7D7D6" w14:paraId="431C21A2" w14:textId="17BD9D40">
      <w:pPr>
        <w:pStyle w:val="CommentText"/>
      </w:pPr>
      <w:r>
        <w:rPr>
          <w:rStyle w:val="CommentReference"/>
        </w:rPr>
        <w:annotationRef/>
      </w:r>
      <w:r w:rsidRPr="2C85FD6C" w:rsidR="147DDAF8">
        <w:t>Nonsensical. Rewrite.</w:t>
      </w:r>
    </w:p>
  </w:comment>
  <w:comment xmlns:w="http://schemas.openxmlformats.org/wordprocessingml/2006/main" w:initials="MN" w:author="Micah Newman" w:date="2024-11-18T19:35:01" w:id="175609776">
    <w:p xmlns:w14="http://schemas.microsoft.com/office/word/2010/wordml" xmlns:w="http://schemas.openxmlformats.org/wordprocessingml/2006/main" w:rsidR="4E59B368" w:rsidRDefault="0ED4EC2A" w14:paraId="4C094040" w14:textId="05B0748B">
      <w:pPr>
        <w:pStyle w:val="CommentText"/>
      </w:pPr>
      <w:r>
        <w:rPr>
          <w:rStyle w:val="CommentReference"/>
        </w:rPr>
        <w:annotationRef/>
      </w:r>
      <w:r w:rsidRPr="6F5FFB8A" w:rsidR="748384AF">
        <w:t>Repeated information again. See comment in previous lesson.</w:t>
      </w:r>
    </w:p>
  </w:comment>
  <w:comment xmlns:w="http://schemas.openxmlformats.org/wordprocessingml/2006/main" w:initials="MN" w:author="Micah Newman" w:date="2024-11-18T19:37:24" w:id="375094266">
    <w:p xmlns:w14="http://schemas.microsoft.com/office/word/2010/wordml" xmlns:w="http://schemas.openxmlformats.org/wordprocessingml/2006/main" w:rsidR="264A5640" w:rsidRDefault="66289362" w14:paraId="0D2BF7A1" w14:textId="43C42C07">
      <w:pPr>
        <w:pStyle w:val="CommentText"/>
      </w:pPr>
      <w:r>
        <w:rPr>
          <w:rStyle w:val="CommentReference"/>
        </w:rPr>
        <w:annotationRef/>
      </w:r>
      <w:r w:rsidRPr="088BDB9E" w:rsidR="5F99C3B4">
        <w:t>Need to explain what this means. In addition, the whole explanation for this trend needs to be rewritten because it is not at all clear.</w:t>
      </w:r>
    </w:p>
  </w:comment>
  <w:comment xmlns:w="http://schemas.openxmlformats.org/wordprocessingml/2006/main" w:initials="MN" w:author="Micah Newman" w:date="2024-11-18T19:41:46" w:id="2107834676">
    <w:p xmlns:w14="http://schemas.microsoft.com/office/word/2010/wordml" xmlns:w="http://schemas.openxmlformats.org/wordprocessingml/2006/main" w:rsidR="395C43CB" w:rsidRDefault="406C7A94" w14:paraId="2B25481E" w14:textId="2C03D2AB">
      <w:pPr>
        <w:pStyle w:val="CommentText"/>
      </w:pPr>
      <w:r>
        <w:rPr>
          <w:rStyle w:val="CommentReference"/>
        </w:rPr>
        <w:annotationRef/>
      </w:r>
      <w:r w:rsidRPr="1529A5CD" w:rsidR="1C82FD45">
        <w:t>This is assuming this term has been properly defined above.</w:t>
      </w:r>
    </w:p>
  </w:comment>
  <w:comment xmlns:w="http://schemas.openxmlformats.org/wordprocessingml/2006/main" w:initials="MN" w:author="Micah Newman" w:date="2024-11-18T19:43:30" w:id="1187352656">
    <w:p xmlns:w14="http://schemas.microsoft.com/office/word/2010/wordml" xmlns:w="http://schemas.openxmlformats.org/wordprocessingml/2006/main" w:rsidR="7497366B" w:rsidRDefault="3AE21E1E" w14:paraId="4B19C1C0" w14:textId="3D0D00E7">
      <w:pPr>
        <w:pStyle w:val="CommentText"/>
      </w:pPr>
      <w:r>
        <w:rPr>
          <w:rStyle w:val="CommentReference"/>
        </w:rPr>
        <w:annotationRef/>
      </w:r>
      <w:r w:rsidRPr="4F3CD1D4" w:rsidR="7B03EBFE">
        <w:t>"Explain" is a task that is more to the point than naming elements that meet these descriptions.</w:t>
      </w:r>
    </w:p>
  </w:comment>
  <w:comment xmlns:w="http://schemas.openxmlformats.org/wordprocessingml/2006/main" w:initials="MN" w:author="Micah Newman" w:date="2024-11-18T19:46:11" w:id="1401421645">
    <w:p xmlns:w14="http://schemas.microsoft.com/office/word/2010/wordml" xmlns:w="http://schemas.openxmlformats.org/wordprocessingml/2006/main" w:rsidR="2BFF991D" w:rsidRDefault="1BDAB19B" w14:paraId="29B50E91" w14:textId="12C5C646">
      <w:pPr>
        <w:pStyle w:val="CommentText"/>
      </w:pPr>
      <w:r>
        <w:rPr>
          <w:rStyle w:val="CommentReference"/>
        </w:rPr>
        <w:annotationRef/>
      </w:r>
      <w:r w:rsidRPr="68AA62E7" w:rsidR="3E1DD8FE">
        <w:t>Why would an element be moved? It couldn't be the same element anymore. This should be cast as "how would an element over here differ from an element over there?"</w:t>
      </w:r>
    </w:p>
  </w:comment>
  <w:comment xmlns:w="http://schemas.openxmlformats.org/wordprocessingml/2006/main" w:initials="Ce" w:author="Christina elAwar" w:date="2024-11-19T05:44:05" w:id="1256946232">
    <w:p xmlns:w14="http://schemas.microsoft.com/office/word/2010/wordml" xmlns:w="http://schemas.openxmlformats.org/wordprocessingml/2006/main" w:rsidR="07329F66" w:rsidRDefault="2F2A6A39" w14:paraId="347273A4" w14:textId="42BFD0D5">
      <w:pPr>
        <w:pStyle w:val="CommentText"/>
      </w:pPr>
      <w:r>
        <w:rPr>
          <w:rStyle w:val="CommentReference"/>
        </w:rPr>
        <w:annotationRef/>
      </w:r>
      <w:r w:rsidRPr="29C00A62" w:rsidR="1AD19C0F">
        <w:t>This hasn't been explained to students yet which makes it more challenging than a typical Progress Check question.</w:t>
      </w:r>
    </w:p>
  </w:comment>
  <w:comment xmlns:w="http://schemas.openxmlformats.org/wordprocessingml/2006/main" w:initials="Ce" w:author="Christina elAwar" w:date="2024-11-19T05:46:34" w:id="421068849">
    <w:p xmlns:w14="http://schemas.microsoft.com/office/word/2010/wordml" xmlns:w="http://schemas.openxmlformats.org/wordprocessingml/2006/main" w:rsidR="6DB9B2DC" w:rsidRDefault="23ECA3EC" w14:paraId="1B68EEE6" w14:textId="6A9B8D49">
      <w:pPr>
        <w:pStyle w:val="CommentText"/>
      </w:pPr>
      <w:r>
        <w:rPr>
          <w:rStyle w:val="CommentReference"/>
        </w:rPr>
        <w:annotationRef/>
      </w:r>
      <w:r w:rsidRPr="08B5B4C7" w:rsidR="206463F6">
        <w:t>This requires knowledge about atomic size and ionization energy which haven't been covered yet.</w:t>
      </w:r>
    </w:p>
  </w:comment>
  <w:comment xmlns:w="http://schemas.openxmlformats.org/wordprocessingml/2006/main" w:initials="Ce" w:author="Christina elAwar" w:date="2024-11-19T05:47:52" w:id="1727746709">
    <w:p xmlns:w14="http://schemas.microsoft.com/office/word/2010/wordml" xmlns:w="http://schemas.openxmlformats.org/wordprocessingml/2006/main" w:rsidR="58112E27" w:rsidRDefault="1614BA4D" w14:paraId="72C0DC8E" w14:textId="5FF86024">
      <w:pPr>
        <w:pStyle w:val="CommentText"/>
      </w:pPr>
      <w:r>
        <w:rPr>
          <w:rStyle w:val="CommentReference"/>
        </w:rPr>
        <w:annotationRef/>
      </w:r>
      <w:r w:rsidRPr="6DF0DA98" w:rsidR="5D9CF585">
        <w:t>The phrase "The electrons are added to the fixed outermost shell until the fulfillment of the octet is filled" is inaccurate. The octet rule doesn't apply to all elements and the filling of electron shells doesn't always follow a strict sequential order (due to the Aufbau principle and orbital energy levels).</w:t>
      </w:r>
    </w:p>
  </w:comment>
  <w:comment xmlns:w="http://schemas.openxmlformats.org/wordprocessingml/2006/main" w:initials="Ce" w:author="Christina elAwar" w:date="2024-11-19T05:50:08" w:id="1480969902">
    <w:p xmlns:w14="http://schemas.microsoft.com/office/word/2010/wordml" xmlns:w="http://schemas.openxmlformats.org/wordprocessingml/2006/main" w:rsidR="0185CFA2" w:rsidRDefault="0EDD4454" w14:paraId="7E108B97" w14:textId="39112B6D">
      <w:pPr>
        <w:pStyle w:val="CommentText"/>
      </w:pPr>
      <w:r>
        <w:rPr>
          <w:rStyle w:val="CommentReference"/>
        </w:rPr>
        <w:annotationRef/>
      </w:r>
      <w:r w:rsidRPr="78A59DD6" w:rsidR="5F8227B2">
        <w:t>We need to also mention the shielding effect.</w:t>
      </w:r>
    </w:p>
  </w:comment>
  <w:comment xmlns:w="http://schemas.openxmlformats.org/wordprocessingml/2006/main" w:initials="Ce" w:author="Christina elAwar" w:date="2024-11-19T05:52:51" w:id="1484647113">
    <w:p xmlns:w14="http://schemas.microsoft.com/office/word/2010/wordml" xmlns:w="http://schemas.openxmlformats.org/wordprocessingml/2006/main" w:rsidR="7CDA3BAD" w:rsidRDefault="0E048A49" w14:paraId="2388F978" w14:textId="05320CF0">
      <w:pPr>
        <w:pStyle w:val="CommentText"/>
      </w:pPr>
      <w:r>
        <w:rPr>
          <w:rStyle w:val="CommentReference"/>
        </w:rPr>
        <w:annotationRef/>
      </w:r>
      <w:r w:rsidRPr="0E279DDC" w:rsidR="2437D513">
        <w:t>We need to mention that the electron affinity trend isn't perfectly consistent across the periodic table (due to electron-electron repulsions and the stability of half-filled and completely filled subshells)</w:t>
      </w:r>
    </w:p>
  </w:comment>
  <w:comment xmlns:w="http://schemas.openxmlformats.org/wordprocessingml/2006/main" w:initials="Ce" w:author="Christina elAwar" w:date="2024-11-19T05:54:02" w:id="1807423447">
    <w:p xmlns:w14="http://schemas.microsoft.com/office/word/2010/wordml" xmlns:w="http://schemas.openxmlformats.org/wordprocessingml/2006/main" w:rsidR="587F88E5" w:rsidRDefault="7DE9EAE4" w14:paraId="353DF5F0" w14:textId="38F9983B">
      <w:pPr>
        <w:pStyle w:val="CommentText"/>
      </w:pPr>
      <w:r>
        <w:rPr>
          <w:rStyle w:val="CommentReference"/>
        </w:rPr>
        <w:annotationRef/>
      </w:r>
      <w:r w:rsidRPr="584F7497" w:rsidR="57EE0775">
        <w:t>This statement is vague. We should define electronegativity more precisely as a relative measure of an atom's ability to attract electrons within a chemical bond. Also, it should emphasize that it's a relative property, not an absolute one.</w:t>
      </w:r>
    </w:p>
  </w:comment>
  <w:comment xmlns:w="http://schemas.openxmlformats.org/wordprocessingml/2006/main" w:initials="Ce" w:author="Christina elAwar" w:date="2024-11-19T05:59:40" w:id="1197415337">
    <w:p xmlns:w14="http://schemas.microsoft.com/office/word/2010/wordml" xmlns:w="http://schemas.openxmlformats.org/wordprocessingml/2006/main" w:rsidR="45992E6F" w:rsidRDefault="11B0FF0D" w14:paraId="69720A20" w14:textId="642E5560">
      <w:pPr>
        <w:pStyle w:val="CommentText"/>
      </w:pPr>
      <w:r>
        <w:rPr>
          <w:rStyle w:val="CommentReference"/>
        </w:rPr>
        <w:annotationRef/>
      </w:r>
      <w:r w:rsidRPr="74FD4ECA" w:rsidR="637465C5">
        <w:t>This question addresses a specific trend but doesn't require a deep understanding of the underlying reasons.</w:t>
      </w:r>
    </w:p>
  </w:comment>
  <w:comment xmlns:w="http://schemas.openxmlformats.org/wordprocessingml/2006/main" w:initials="LM" w:author="Laura J Moin" w:date="2024-11-21T09:51:16" w:id="152058094">
    <w:p xmlns:w14="http://schemas.microsoft.com/office/word/2010/wordml" xmlns:w="http://schemas.openxmlformats.org/wordprocessingml/2006/main" w:rsidR="6A928EBB" w:rsidRDefault="5AA9B28D" w14:paraId="426C0B13" w14:textId="010C4963">
      <w:pPr>
        <w:pStyle w:val="CommentText"/>
      </w:pPr>
      <w:r>
        <w:rPr>
          <w:rStyle w:val="CommentReference"/>
        </w:rPr>
        <w:annotationRef/>
      </w:r>
      <w:r w:rsidRPr="71D5EBE3" w:rsidR="6DEE5EBC">
        <w:t>It can be worded in different ways, but I do not think the definition is "vague". It clearly says that electronegativity is how much an atom attracts the electrons that participate in bonding.</w:t>
      </w:r>
    </w:p>
  </w:comment>
</w:comments>
</file>

<file path=word/commentsExtended.xml><?xml version="1.0" encoding="utf-8"?>
<w15:commentsEx xmlns:mc="http://schemas.openxmlformats.org/markup-compatibility/2006" xmlns:w15="http://schemas.microsoft.com/office/word/2012/wordml" mc:Ignorable="w15">
  <w15:commentEx w15:done="0" w15:paraId="1BB21323"/>
  <w15:commentEx w15:done="0" w15:paraId="0E3C84F9"/>
  <w15:commentEx w15:done="0" w15:paraId="49167284"/>
  <w15:commentEx w15:done="0" w15:paraId="4B15806C"/>
  <w15:commentEx w15:done="0" w15:paraId="41F4EED5"/>
  <w15:commentEx w15:done="0" w15:paraId="69B82A42"/>
  <w15:commentEx w15:done="0" w15:paraId="40ADF6FC"/>
  <w15:commentEx w15:done="0" w15:paraId="431C21A2"/>
  <w15:commentEx w15:done="0" w15:paraId="4C094040"/>
  <w15:commentEx w15:done="0" w15:paraId="0D2BF7A1"/>
  <w15:commentEx w15:done="0" w15:paraId="2B25481E"/>
  <w15:commentEx w15:done="0" w15:paraId="4B19C1C0"/>
  <w15:commentEx w15:done="0" w15:paraId="29B50E91"/>
  <w15:commentEx w15:done="0" w15:paraId="347273A4"/>
  <w15:commentEx w15:done="0" w15:paraId="1B68EEE6"/>
  <w15:commentEx w15:done="0" w15:paraId="72C0DC8E"/>
  <w15:commentEx w15:done="0" w15:paraId="7E108B97"/>
  <w15:commentEx w15:done="0" w15:paraId="2388F978"/>
  <w15:commentEx w15:done="0" w15:paraId="353DF5F0"/>
  <w15:commentEx w15:done="0" w15:paraId="69720A20"/>
  <w15:commentEx w15:done="0" w15:paraId="426C0B13" w15:paraIdParent="353DF5F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9B6DDB8" w16cex:dateUtc="2024-11-08T03:54:00Z"/>
  <w16cex:commentExtensible w16cex:durableId="0635F91F" w16cex:dateUtc="2024-11-08T04:35:00Z"/>
  <w16cex:commentExtensible w16cex:durableId="69ED2FC6" w16cex:dateUtc="2024-11-08T04:36:00Z"/>
  <w16cex:commentExtensible w16cex:durableId="07201E15" w16cex:dateUtc="2024-11-08T04:37:00Z"/>
  <w16cex:commentExtensible w16cex:durableId="0B80144B" w16cex:dateUtc="2024-11-08T04:36:00Z"/>
  <w16cex:commentExtensible w16cex:durableId="317078D9" w16cex:dateUtc="2024-11-19T00:31:51.64Z"/>
  <w16cex:commentExtensible w16cex:durableId="598F4FBA" w16cex:dateUtc="2024-11-19T00:32:15.814Z"/>
  <w16cex:commentExtensible w16cex:durableId="6657DBE5" w16cex:dateUtc="2024-11-19T00:35:01.893Z"/>
  <w16cex:commentExtensible w16cex:durableId="4B309720" w16cex:dateUtc="2024-11-19T00:37:24.044Z"/>
  <w16cex:commentExtensible w16cex:durableId="5849F45C" w16cex:dateUtc="2024-11-19T00:41:46.184Z"/>
  <w16cex:commentExtensible w16cex:durableId="6DC552F9" w16cex:dateUtc="2024-11-19T00:43:30.693Z"/>
  <w16cex:commentExtensible w16cex:durableId="32619D6F" w16cex:dateUtc="2024-11-19T00:46:11.246Z"/>
  <w16cex:commentExtensible w16cex:durableId="2CAA5046" w16cex:dateUtc="2024-11-19T01:44:05.222Z"/>
  <w16cex:commentExtensible w16cex:durableId="70AEE3F7" w16cex:dateUtc="2024-11-19T01:46:34.113Z"/>
  <w16cex:commentExtensible w16cex:durableId="5302162B" w16cex:dateUtc="2024-11-19T01:47:52.27Z"/>
  <w16cex:commentExtensible w16cex:durableId="6DEC3C67" w16cex:dateUtc="2024-11-19T01:50:08.835Z"/>
  <w16cex:commentExtensible w16cex:durableId="4001CD7B" w16cex:dateUtc="2024-11-19T01:52:51.798Z"/>
  <w16cex:commentExtensible w16cex:durableId="26A0CFC3" w16cex:dateUtc="2024-11-19T01:54:02.482Z"/>
  <w16cex:commentExtensible w16cex:durableId="3E7AE329" w16cex:dateUtc="2024-11-19T01:59:40.408Z"/>
  <w16cex:commentExtensible w16cex:durableId="42CDF306" w16cex:dateUtc="2024-11-21T12:51:16.672Z"/>
</w16cex:commentsExtensible>
</file>

<file path=word/commentsIds.xml><?xml version="1.0" encoding="utf-8"?>
<w16cid:commentsIds xmlns:mc="http://schemas.openxmlformats.org/markup-compatibility/2006" xmlns:w16cid="http://schemas.microsoft.com/office/word/2016/wordml/cid" mc:Ignorable="w16cid">
  <w16cid:commentId w16cid:paraId="1BB21323" w16cid:durableId="2ADDF6DE"/>
  <w16cid:commentId w16cid:paraId="0E3C84F9" w16cid:durableId="29B6DDB8"/>
  <w16cid:commentId w16cid:paraId="49167284" w16cid:durableId="0635F91F"/>
  <w16cid:commentId w16cid:paraId="4B15806C" w16cid:durableId="69ED2FC6"/>
  <w16cid:commentId w16cid:paraId="41F4EED5" w16cid:durableId="07201E15"/>
  <w16cid:commentId w16cid:paraId="69B82A42" w16cid:durableId="0B80144B"/>
  <w16cid:commentId w16cid:paraId="40ADF6FC" w16cid:durableId="317078D9"/>
  <w16cid:commentId w16cid:paraId="431C21A2" w16cid:durableId="598F4FBA"/>
  <w16cid:commentId w16cid:paraId="4C094040" w16cid:durableId="6657DBE5"/>
  <w16cid:commentId w16cid:paraId="0D2BF7A1" w16cid:durableId="4B309720"/>
  <w16cid:commentId w16cid:paraId="2B25481E" w16cid:durableId="5849F45C"/>
  <w16cid:commentId w16cid:paraId="4B19C1C0" w16cid:durableId="6DC552F9"/>
  <w16cid:commentId w16cid:paraId="29B50E91" w16cid:durableId="32619D6F"/>
  <w16cid:commentId w16cid:paraId="347273A4" w16cid:durableId="2CAA5046"/>
  <w16cid:commentId w16cid:paraId="1B68EEE6" w16cid:durableId="70AEE3F7"/>
  <w16cid:commentId w16cid:paraId="72C0DC8E" w16cid:durableId="5302162B"/>
  <w16cid:commentId w16cid:paraId="7E108B97" w16cid:durableId="6DEC3C67"/>
  <w16cid:commentId w16cid:paraId="2388F978" w16cid:durableId="4001CD7B"/>
  <w16cid:commentId w16cid:paraId="353DF5F0" w16cid:durableId="26A0CFC3"/>
  <w16cid:commentId w16cid:paraId="69720A20" w16cid:durableId="3E7AE329"/>
  <w16cid:commentId w16cid:paraId="426C0B13" w16cid:durableId="42CDF30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A0AE6"/>
    <w:multiLevelType w:val="hybridMultilevel"/>
    <w:tmpl w:val="660C64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0CE8018"/>
    <w:multiLevelType w:val="multilevel"/>
    <w:tmpl w:val="A0A6AF8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2FC95FBC"/>
    <w:multiLevelType w:val="hybridMultilevel"/>
    <w:tmpl w:val="6BB8F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2006DA"/>
    <w:multiLevelType w:val="hybridMultilevel"/>
    <w:tmpl w:val="08B44C4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36284986"/>
    <w:multiLevelType w:val="multilevel"/>
    <w:tmpl w:val="6F708A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40862884"/>
    <w:multiLevelType w:val="multilevel"/>
    <w:tmpl w:val="42063F4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459520BF"/>
    <w:multiLevelType w:val="hybridMultilevel"/>
    <w:tmpl w:val="EF88F4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460147B0"/>
    <w:multiLevelType w:val="hybridMultilevel"/>
    <w:tmpl w:val="DDF6B7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4A68972E"/>
    <w:multiLevelType w:val="multilevel"/>
    <w:tmpl w:val="85626F4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4D3B0BFB"/>
    <w:multiLevelType w:val="hybridMultilevel"/>
    <w:tmpl w:val="0E0C4ACA"/>
    <w:lvl w:ilvl="0" w:tplc="9122456A">
      <w:start w:val="1"/>
      <w:numFmt w:val="bullet"/>
      <w:lvlText w:val=""/>
      <w:lvlJc w:val="left"/>
      <w:pPr>
        <w:ind w:left="720" w:hanging="360"/>
      </w:pPr>
      <w:rPr>
        <w:rFonts w:hint="default" w:ascii="Symbol" w:hAnsi="Symbol"/>
      </w:rPr>
    </w:lvl>
    <w:lvl w:ilvl="1" w:tplc="6E30B966">
      <w:start w:val="1"/>
      <w:numFmt w:val="bullet"/>
      <w:lvlText w:val="o"/>
      <w:lvlJc w:val="left"/>
      <w:pPr>
        <w:ind w:left="1440" w:hanging="360"/>
      </w:pPr>
      <w:rPr>
        <w:rFonts w:hint="default" w:ascii="Courier New" w:hAnsi="Courier New"/>
      </w:rPr>
    </w:lvl>
    <w:lvl w:ilvl="2" w:tplc="019ACCD8">
      <w:start w:val="1"/>
      <w:numFmt w:val="bullet"/>
      <w:lvlText w:val=""/>
      <w:lvlJc w:val="left"/>
      <w:pPr>
        <w:ind w:left="2160" w:hanging="360"/>
      </w:pPr>
      <w:rPr>
        <w:rFonts w:hint="default" w:ascii="Wingdings" w:hAnsi="Wingdings"/>
      </w:rPr>
    </w:lvl>
    <w:lvl w:ilvl="3" w:tplc="FB0EDA00">
      <w:start w:val="1"/>
      <w:numFmt w:val="bullet"/>
      <w:lvlText w:val=""/>
      <w:lvlJc w:val="left"/>
      <w:pPr>
        <w:ind w:left="2880" w:hanging="360"/>
      </w:pPr>
      <w:rPr>
        <w:rFonts w:hint="default" w:ascii="Symbol" w:hAnsi="Symbol"/>
      </w:rPr>
    </w:lvl>
    <w:lvl w:ilvl="4" w:tplc="EABCB338">
      <w:start w:val="1"/>
      <w:numFmt w:val="bullet"/>
      <w:lvlText w:val="o"/>
      <w:lvlJc w:val="left"/>
      <w:pPr>
        <w:ind w:left="3600" w:hanging="360"/>
      </w:pPr>
      <w:rPr>
        <w:rFonts w:hint="default" w:ascii="Courier New" w:hAnsi="Courier New"/>
      </w:rPr>
    </w:lvl>
    <w:lvl w:ilvl="5" w:tplc="FF364BC8">
      <w:start w:val="1"/>
      <w:numFmt w:val="bullet"/>
      <w:lvlText w:val=""/>
      <w:lvlJc w:val="left"/>
      <w:pPr>
        <w:ind w:left="4320" w:hanging="360"/>
      </w:pPr>
      <w:rPr>
        <w:rFonts w:hint="default" w:ascii="Wingdings" w:hAnsi="Wingdings"/>
      </w:rPr>
    </w:lvl>
    <w:lvl w:ilvl="6" w:tplc="B4385A9A">
      <w:start w:val="1"/>
      <w:numFmt w:val="bullet"/>
      <w:lvlText w:val=""/>
      <w:lvlJc w:val="left"/>
      <w:pPr>
        <w:ind w:left="5040" w:hanging="360"/>
      </w:pPr>
      <w:rPr>
        <w:rFonts w:hint="default" w:ascii="Symbol" w:hAnsi="Symbol"/>
      </w:rPr>
    </w:lvl>
    <w:lvl w:ilvl="7" w:tplc="5EDA3B08">
      <w:start w:val="1"/>
      <w:numFmt w:val="bullet"/>
      <w:lvlText w:val="o"/>
      <w:lvlJc w:val="left"/>
      <w:pPr>
        <w:ind w:left="5760" w:hanging="360"/>
      </w:pPr>
      <w:rPr>
        <w:rFonts w:hint="default" w:ascii="Courier New" w:hAnsi="Courier New"/>
      </w:rPr>
    </w:lvl>
    <w:lvl w:ilvl="8" w:tplc="2782E87A">
      <w:start w:val="1"/>
      <w:numFmt w:val="bullet"/>
      <w:lvlText w:val=""/>
      <w:lvlJc w:val="left"/>
      <w:pPr>
        <w:ind w:left="6480" w:hanging="360"/>
      </w:pPr>
      <w:rPr>
        <w:rFonts w:hint="default" w:ascii="Wingdings" w:hAnsi="Wingdings"/>
      </w:rPr>
    </w:lvl>
  </w:abstractNum>
  <w:abstractNum w:abstractNumId="10" w15:restartNumberingAfterBreak="0">
    <w:nsid w:val="663604D1"/>
    <w:multiLevelType w:val="multilevel"/>
    <w:tmpl w:val="7B828B2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9"/>
  </w:num>
  <w:num w:numId="2">
    <w:abstractNumId w:val="5"/>
  </w:num>
  <w:num w:numId="3">
    <w:abstractNumId w:val="1"/>
  </w:num>
  <w:num w:numId="4">
    <w:abstractNumId w:val="8"/>
  </w:num>
  <w:num w:numId="5">
    <w:abstractNumId w:val="10"/>
  </w:num>
  <w:num w:numId="6">
    <w:abstractNumId w:val="4"/>
  </w:num>
  <w:num w:numId="7">
    <w:abstractNumId w:val="6"/>
  </w:num>
  <w:num w:numId="8">
    <w:abstractNumId w:val="2"/>
  </w:num>
  <w:num w:numId="9">
    <w:abstractNumId w:val="0"/>
  </w:num>
  <w:num w:numId="10">
    <w:abstractNumId w:val="7"/>
  </w:num>
  <w:num w:numId="11">
    <w:abstractNumId w:val="3"/>
  </w:num>
</w:numbering>
</file>

<file path=word/people.xml><?xml version="1.0" encoding="utf-8"?>
<w15:people xmlns:mc="http://schemas.openxmlformats.org/markup-compatibility/2006" xmlns:w15="http://schemas.microsoft.com/office/word/2012/wordml" mc:Ignorable="w15">
  <w15:person w15:author="Chem SME 1">
    <w15:presenceInfo w15:providerId="None" w15:userId="Chem SME 1"/>
  </w15:person>
  <w15:person w15:author="Tayyaba Qureshi">
    <w15:presenceInfo w15:providerId="AD" w15:userId="S::tayyaba.qureshi@qbslearning.com::1956d2df-238d-4e98-a7ce-14fe8b2f35a6"/>
  </w15:person>
  <w15:person w15:author="Micah Newman">
    <w15:presenceInfo w15:providerId="AD" w15:userId="S::micah.newman@alphapublishing.com::5f8b36f4-d1c1-4a0f-bc26-5dface911984"/>
  </w15:person>
  <w15:person w15:author="Micah Newman">
    <w15:presenceInfo w15:providerId="AD" w15:userId="S::micah.newman@alphapublishing.com::5f8b36f4-d1c1-4a0f-bc26-5dface911984"/>
  </w15:person>
  <w15:person w15:author="Christina elAwar">
    <w15:presenceInfo w15:providerId="AD" w15:userId="S::christina.elawar@samaknowledge.com::adb4bf0a-90ea-4026-9c22-66c0dca1ca41"/>
  </w15:person>
  <w15:person w15:author="Christina elAwar">
    <w15:presenceInfo w15:providerId="AD" w15:userId="S::christina.elawar@samaknowledge.com::adb4bf0a-90ea-4026-9c22-66c0dca1ca41"/>
  </w15:person>
  <w15:person w15:author="Laura J Moin">
    <w15:presenceInfo w15:providerId="AD" w15:userId="S::laura.moin@qbslearning.com::81007095-8227-4e3a-a277-f38aebfb38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tru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C3C"/>
    <w:rsid w:val="000009D0"/>
    <w:rsid w:val="00002B2B"/>
    <w:rsid w:val="00004D1D"/>
    <w:rsid w:val="00030B5B"/>
    <w:rsid w:val="0003257E"/>
    <w:rsid w:val="00056C98"/>
    <w:rsid w:val="00080D1E"/>
    <w:rsid w:val="00096354"/>
    <w:rsid w:val="000B7649"/>
    <w:rsid w:val="000F08A4"/>
    <w:rsid w:val="00111A91"/>
    <w:rsid w:val="00122D39"/>
    <w:rsid w:val="001624C0"/>
    <w:rsid w:val="0019604F"/>
    <w:rsid w:val="001B134E"/>
    <w:rsid w:val="001C5370"/>
    <w:rsid w:val="00210F5F"/>
    <w:rsid w:val="00221876"/>
    <w:rsid w:val="00231B0A"/>
    <w:rsid w:val="00233A99"/>
    <w:rsid w:val="00253D80"/>
    <w:rsid w:val="002806CA"/>
    <w:rsid w:val="0028256D"/>
    <w:rsid w:val="002A7BAC"/>
    <w:rsid w:val="002B2659"/>
    <w:rsid w:val="002C1A35"/>
    <w:rsid w:val="002E1F5D"/>
    <w:rsid w:val="002E3D02"/>
    <w:rsid w:val="00364940"/>
    <w:rsid w:val="003E6C3C"/>
    <w:rsid w:val="0043633D"/>
    <w:rsid w:val="00447A3D"/>
    <w:rsid w:val="00453177"/>
    <w:rsid w:val="00460331"/>
    <w:rsid w:val="004A288E"/>
    <w:rsid w:val="004D6987"/>
    <w:rsid w:val="00504573"/>
    <w:rsid w:val="005213C4"/>
    <w:rsid w:val="00522F75"/>
    <w:rsid w:val="00533473"/>
    <w:rsid w:val="005341CD"/>
    <w:rsid w:val="0058162C"/>
    <w:rsid w:val="005944BA"/>
    <w:rsid w:val="005F31BF"/>
    <w:rsid w:val="00615856"/>
    <w:rsid w:val="006179A6"/>
    <w:rsid w:val="0067257B"/>
    <w:rsid w:val="00684528"/>
    <w:rsid w:val="006B2F7A"/>
    <w:rsid w:val="006D5A69"/>
    <w:rsid w:val="006E4C36"/>
    <w:rsid w:val="007002C4"/>
    <w:rsid w:val="007041DF"/>
    <w:rsid w:val="00727B7C"/>
    <w:rsid w:val="00741694"/>
    <w:rsid w:val="0076434E"/>
    <w:rsid w:val="00772259"/>
    <w:rsid w:val="0079002F"/>
    <w:rsid w:val="007A7964"/>
    <w:rsid w:val="007C7A08"/>
    <w:rsid w:val="007E2321"/>
    <w:rsid w:val="007F2968"/>
    <w:rsid w:val="00820111"/>
    <w:rsid w:val="00820FC0"/>
    <w:rsid w:val="00841F67"/>
    <w:rsid w:val="00872AF6"/>
    <w:rsid w:val="008A77C3"/>
    <w:rsid w:val="008C2947"/>
    <w:rsid w:val="008E2ADF"/>
    <w:rsid w:val="00900BC4"/>
    <w:rsid w:val="0090697D"/>
    <w:rsid w:val="009546BA"/>
    <w:rsid w:val="00960722"/>
    <w:rsid w:val="009703E4"/>
    <w:rsid w:val="009B1099"/>
    <w:rsid w:val="009F58BB"/>
    <w:rsid w:val="00A401BD"/>
    <w:rsid w:val="00A96E7A"/>
    <w:rsid w:val="00AA5177"/>
    <w:rsid w:val="00AB6E20"/>
    <w:rsid w:val="00AF08F9"/>
    <w:rsid w:val="00B5780F"/>
    <w:rsid w:val="00B74171"/>
    <w:rsid w:val="00B937A3"/>
    <w:rsid w:val="00BD1CFB"/>
    <w:rsid w:val="00C51CE2"/>
    <w:rsid w:val="00C66DDB"/>
    <w:rsid w:val="00CA44DE"/>
    <w:rsid w:val="00D04161"/>
    <w:rsid w:val="00D249FC"/>
    <w:rsid w:val="00D432A2"/>
    <w:rsid w:val="00D46327"/>
    <w:rsid w:val="00D67891"/>
    <w:rsid w:val="00D81576"/>
    <w:rsid w:val="00D87642"/>
    <w:rsid w:val="00D87EB5"/>
    <w:rsid w:val="00DB466F"/>
    <w:rsid w:val="00DF5697"/>
    <w:rsid w:val="00E244D9"/>
    <w:rsid w:val="00E26EE5"/>
    <w:rsid w:val="00E44012"/>
    <w:rsid w:val="00E55804"/>
    <w:rsid w:val="00E96632"/>
    <w:rsid w:val="00EE34D6"/>
    <w:rsid w:val="00EE6387"/>
    <w:rsid w:val="00F0070C"/>
    <w:rsid w:val="00F203E0"/>
    <w:rsid w:val="00FA4B9D"/>
    <w:rsid w:val="00FE5637"/>
    <w:rsid w:val="02877833"/>
    <w:rsid w:val="04D7BF82"/>
    <w:rsid w:val="05D013AE"/>
    <w:rsid w:val="06574BF6"/>
    <w:rsid w:val="06D47D5D"/>
    <w:rsid w:val="071811F7"/>
    <w:rsid w:val="083BD8E2"/>
    <w:rsid w:val="088DEABD"/>
    <w:rsid w:val="091C3C96"/>
    <w:rsid w:val="0AE606EE"/>
    <w:rsid w:val="0AF5639B"/>
    <w:rsid w:val="0BCEA1D5"/>
    <w:rsid w:val="0C7C426E"/>
    <w:rsid w:val="10753C1D"/>
    <w:rsid w:val="10C43C42"/>
    <w:rsid w:val="10CFA10D"/>
    <w:rsid w:val="12957854"/>
    <w:rsid w:val="1318252C"/>
    <w:rsid w:val="1469A8A6"/>
    <w:rsid w:val="15087D3D"/>
    <w:rsid w:val="17E6BB7A"/>
    <w:rsid w:val="18816B90"/>
    <w:rsid w:val="18DA61E4"/>
    <w:rsid w:val="195C6F04"/>
    <w:rsid w:val="19B8D7D8"/>
    <w:rsid w:val="1C3F472F"/>
    <w:rsid w:val="203ECF41"/>
    <w:rsid w:val="215954A7"/>
    <w:rsid w:val="22429571"/>
    <w:rsid w:val="22553147"/>
    <w:rsid w:val="22F5D8E0"/>
    <w:rsid w:val="240DF182"/>
    <w:rsid w:val="2418314E"/>
    <w:rsid w:val="2462041C"/>
    <w:rsid w:val="256619EC"/>
    <w:rsid w:val="25B4761B"/>
    <w:rsid w:val="28623759"/>
    <w:rsid w:val="29BC974E"/>
    <w:rsid w:val="2C76AE30"/>
    <w:rsid w:val="2D0F31B2"/>
    <w:rsid w:val="2D6C6CDB"/>
    <w:rsid w:val="2E1536D6"/>
    <w:rsid w:val="308EDE3D"/>
    <w:rsid w:val="31DBCAE0"/>
    <w:rsid w:val="332F1A3D"/>
    <w:rsid w:val="34FC47F7"/>
    <w:rsid w:val="35078AB0"/>
    <w:rsid w:val="356D9AC9"/>
    <w:rsid w:val="36199F6E"/>
    <w:rsid w:val="37468FF0"/>
    <w:rsid w:val="37F78CB5"/>
    <w:rsid w:val="388D8DD6"/>
    <w:rsid w:val="3B8A56C8"/>
    <w:rsid w:val="3C7DDB2F"/>
    <w:rsid w:val="3CB6829D"/>
    <w:rsid w:val="3DE69463"/>
    <w:rsid w:val="3F0378C1"/>
    <w:rsid w:val="3FC65E84"/>
    <w:rsid w:val="40C837BA"/>
    <w:rsid w:val="40D83FFB"/>
    <w:rsid w:val="419FDEF3"/>
    <w:rsid w:val="420F5797"/>
    <w:rsid w:val="420FEDCD"/>
    <w:rsid w:val="44CC274D"/>
    <w:rsid w:val="45423A22"/>
    <w:rsid w:val="4623B15E"/>
    <w:rsid w:val="46403955"/>
    <w:rsid w:val="4869B218"/>
    <w:rsid w:val="49F1BFD4"/>
    <w:rsid w:val="4AE0266A"/>
    <w:rsid w:val="4B1E6A44"/>
    <w:rsid w:val="4D0B6E1A"/>
    <w:rsid w:val="4DDD6C3F"/>
    <w:rsid w:val="4F8465EA"/>
    <w:rsid w:val="502A8D26"/>
    <w:rsid w:val="51342C51"/>
    <w:rsid w:val="51CAAA92"/>
    <w:rsid w:val="52B4AFDE"/>
    <w:rsid w:val="54A84815"/>
    <w:rsid w:val="54D9753A"/>
    <w:rsid w:val="55BD75CF"/>
    <w:rsid w:val="5744DA60"/>
    <w:rsid w:val="57FAB36B"/>
    <w:rsid w:val="59F20E3C"/>
    <w:rsid w:val="5C728EF3"/>
    <w:rsid w:val="5CF3B960"/>
    <w:rsid w:val="5FA04B94"/>
    <w:rsid w:val="6161E4CE"/>
    <w:rsid w:val="623D8AC6"/>
    <w:rsid w:val="62D87A03"/>
    <w:rsid w:val="63C6457E"/>
    <w:rsid w:val="63F7532C"/>
    <w:rsid w:val="641D19E5"/>
    <w:rsid w:val="6513136D"/>
    <w:rsid w:val="67364E8E"/>
    <w:rsid w:val="679FC2D5"/>
    <w:rsid w:val="67F959CC"/>
    <w:rsid w:val="6925B4A5"/>
    <w:rsid w:val="6A730BED"/>
    <w:rsid w:val="6BEAB16B"/>
    <w:rsid w:val="700BE660"/>
    <w:rsid w:val="70866C2D"/>
    <w:rsid w:val="70FBA986"/>
    <w:rsid w:val="7230A597"/>
    <w:rsid w:val="73F5D98A"/>
    <w:rsid w:val="7548BB59"/>
    <w:rsid w:val="7561D2B9"/>
    <w:rsid w:val="76988293"/>
    <w:rsid w:val="7A0145AD"/>
    <w:rsid w:val="7C27FD4D"/>
    <w:rsid w:val="7C5A4D58"/>
    <w:rsid w:val="7D52C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F32A41"/>
  <w15:chartTrackingRefBased/>
  <w15:docId w15:val="{7C3F9B93-BA5B-4F11-A8F7-3C0470345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E6C3C"/>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6C3C"/>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B2659"/>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E6C3C"/>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3E6C3C"/>
    <w:rPr>
      <w:rFonts w:asciiTheme="majorHAnsi" w:hAnsiTheme="majorHAnsi" w:eastAsiaTheme="majorEastAsia" w:cstheme="majorBidi"/>
      <w:color w:val="2E74B5" w:themeColor="accent1" w:themeShade="BF"/>
      <w:sz w:val="26"/>
      <w:szCs w:val="26"/>
    </w:rPr>
  </w:style>
  <w:style w:type="paragraph" w:styleId="NoSpacing">
    <w:name w:val="No Spacing"/>
    <w:uiPriority w:val="1"/>
    <w:qFormat/>
    <w:rsid w:val="003E6C3C"/>
    <w:pPr>
      <w:spacing w:after="0" w:line="240" w:lineRule="auto"/>
    </w:pPr>
  </w:style>
  <w:style w:type="character" w:styleId="CommentReference">
    <w:name w:val="annotation reference"/>
    <w:basedOn w:val="DefaultParagraphFont"/>
    <w:uiPriority w:val="99"/>
    <w:semiHidden/>
    <w:unhideWhenUsed/>
    <w:rsid w:val="00111A91"/>
    <w:rPr>
      <w:sz w:val="16"/>
      <w:szCs w:val="16"/>
    </w:rPr>
  </w:style>
  <w:style w:type="paragraph" w:styleId="CommentText">
    <w:name w:val="annotation text"/>
    <w:basedOn w:val="Normal"/>
    <w:link w:val="CommentTextChar"/>
    <w:uiPriority w:val="99"/>
    <w:unhideWhenUsed/>
    <w:rsid w:val="00111A91"/>
    <w:pPr>
      <w:spacing w:line="240" w:lineRule="auto"/>
    </w:pPr>
    <w:rPr>
      <w:sz w:val="20"/>
      <w:szCs w:val="20"/>
    </w:rPr>
  </w:style>
  <w:style w:type="character" w:styleId="CommentTextChar" w:customStyle="1">
    <w:name w:val="Comment Text Char"/>
    <w:basedOn w:val="DefaultParagraphFont"/>
    <w:link w:val="CommentText"/>
    <w:uiPriority w:val="99"/>
    <w:rsid w:val="00111A91"/>
    <w:rPr>
      <w:sz w:val="20"/>
      <w:szCs w:val="20"/>
    </w:rPr>
  </w:style>
  <w:style w:type="paragraph" w:styleId="CommentSubject">
    <w:name w:val="annotation subject"/>
    <w:basedOn w:val="CommentText"/>
    <w:next w:val="CommentText"/>
    <w:link w:val="CommentSubjectChar"/>
    <w:uiPriority w:val="99"/>
    <w:semiHidden/>
    <w:unhideWhenUsed/>
    <w:rsid w:val="00111A91"/>
    <w:rPr>
      <w:b/>
      <w:bCs/>
    </w:rPr>
  </w:style>
  <w:style w:type="character" w:styleId="CommentSubjectChar" w:customStyle="1">
    <w:name w:val="Comment Subject Char"/>
    <w:basedOn w:val="CommentTextChar"/>
    <w:link w:val="CommentSubject"/>
    <w:uiPriority w:val="99"/>
    <w:semiHidden/>
    <w:rsid w:val="00111A91"/>
    <w:rPr>
      <w:b/>
      <w:bCs/>
      <w:sz w:val="20"/>
      <w:szCs w:val="20"/>
    </w:rPr>
  </w:style>
  <w:style w:type="paragraph" w:styleId="BalloonText">
    <w:name w:val="Balloon Text"/>
    <w:basedOn w:val="Normal"/>
    <w:link w:val="BalloonTextChar"/>
    <w:uiPriority w:val="99"/>
    <w:semiHidden/>
    <w:unhideWhenUsed/>
    <w:rsid w:val="00111A91"/>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111A91"/>
    <w:rPr>
      <w:rFonts w:ascii="Segoe UI" w:hAnsi="Segoe UI" w:cs="Segoe UI"/>
      <w:sz w:val="18"/>
      <w:szCs w:val="18"/>
    </w:rPr>
  </w:style>
  <w:style w:type="character" w:styleId="Heading3Char" w:customStyle="1">
    <w:name w:val="Heading 3 Char"/>
    <w:basedOn w:val="DefaultParagraphFont"/>
    <w:link w:val="Heading3"/>
    <w:uiPriority w:val="9"/>
    <w:rsid w:val="002B2659"/>
    <w:rPr>
      <w:rFonts w:asciiTheme="majorHAnsi" w:hAnsiTheme="majorHAnsi" w:eastAsiaTheme="majorEastAsia" w:cstheme="majorBidi"/>
      <w:color w:val="1F4D78" w:themeColor="accent1" w:themeShade="7F"/>
      <w:sz w:val="24"/>
      <w:szCs w:val="24"/>
    </w:rPr>
  </w:style>
  <w:style w:type="paragraph" w:styleId="Revision">
    <w:name w:val="Revision"/>
    <w:hidden/>
    <w:uiPriority w:val="99"/>
    <w:semiHidden/>
    <w:rsid w:val="00820111"/>
    <w:pPr>
      <w:spacing w:after="0" w:line="240" w:lineRule="auto"/>
    </w:pPr>
  </w:style>
  <w:style w:type="paragraph" w:styleId="NormalWeb">
    <w:name w:val="Normal (Web)"/>
    <w:basedOn w:val="Normal"/>
    <w:uiPriority w:val="99"/>
    <w:semiHidden/>
    <w:unhideWhenUsed/>
    <w:rsid w:val="00DF5697"/>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png"/></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6/09/relationships/commentsIds" Target="commentsIds.xml"/><Relationship Id="rId5" Type="http://schemas.openxmlformats.org/officeDocument/2006/relationships/styles" Target="styles.xml"/><Relationship Id="rId15"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d3b09fe8-ec40-41ca-a107-3da921189919" xsi:nil="true"/>
    <lcf76f155ced4ddcb4097134ff3c332f xmlns="fa3602af-942b-4e1a-859f-52cbc6cc1255">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175E2BFA9150459EF5376F583B8FFA" ma:contentTypeVersion="12" ma:contentTypeDescription="Create a new document." ma:contentTypeScope="" ma:versionID="163e00a5939e8a06dbd4e3b13c054bed">
  <xsd:schema xmlns:xsd="http://www.w3.org/2001/XMLSchema" xmlns:xs="http://www.w3.org/2001/XMLSchema" xmlns:p="http://schemas.microsoft.com/office/2006/metadata/properties" xmlns:ns2="fa3602af-942b-4e1a-859f-52cbc6cc1255" xmlns:ns3="d3b09fe8-ec40-41ca-a107-3da921189919" targetNamespace="http://schemas.microsoft.com/office/2006/metadata/properties" ma:root="true" ma:fieldsID="3afe9e2a7ef789b479e83da20cf16306" ns2:_="" ns3:_="">
    <xsd:import namespace="fa3602af-942b-4e1a-859f-52cbc6cc1255"/>
    <xsd:import namespace="d3b09fe8-ec40-41ca-a107-3da92118991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602af-942b-4e1a-859f-52cbc6cc12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60c636c-32f5-4d9a-8fd2-3233ed0759b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09fe8-ec40-41ca-a107-3da92118991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67c9e2c-e41e-40c7-9831-052a68ea39b6}" ma:internalName="TaxCatchAll" ma:showField="CatchAllData" ma:web="d3b09fe8-ec40-41ca-a107-3da9211899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319E7C-9526-496B-9BE1-E0BAED737D08}">
  <ds:schemaRefs>
    <ds:schemaRef ds:uri="http://schemas.microsoft.com/sharepoint/v3/contenttype/forms"/>
  </ds:schemaRefs>
</ds:datastoreItem>
</file>

<file path=customXml/itemProps2.xml><?xml version="1.0" encoding="utf-8"?>
<ds:datastoreItem xmlns:ds="http://schemas.openxmlformats.org/officeDocument/2006/customXml" ds:itemID="{A7B7BBAE-A4F7-4AB5-B24B-95BA9CE81EFF}">
  <ds:schemaRefs>
    <ds:schemaRef ds:uri="http://schemas.microsoft.com/office/2006/metadata/properties"/>
    <ds:schemaRef ds:uri="http://schemas.microsoft.com/office/infopath/2007/PartnerControls"/>
    <ds:schemaRef ds:uri="d3b09fe8-ec40-41ca-a107-3da921189919"/>
    <ds:schemaRef ds:uri="fa3602af-942b-4e1a-859f-52cbc6cc1255"/>
  </ds:schemaRefs>
</ds:datastoreItem>
</file>

<file path=customXml/itemProps3.xml><?xml version="1.0" encoding="utf-8"?>
<ds:datastoreItem xmlns:ds="http://schemas.openxmlformats.org/officeDocument/2006/customXml" ds:itemID="{4B1402CF-9F31-4298-855E-0374E7EDA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602af-942b-4e1a-859f-52cbc6cc1255"/>
    <ds:schemaRef ds:uri="d3b09fe8-ec40-41ca-a107-3da921189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Madhuri Malani</dc:creator>
  <keywords/>
  <dc:description/>
  <lastModifiedBy>Laura J Moin</lastModifiedBy>
  <revision>5</revision>
  <dcterms:created xsi:type="dcterms:W3CDTF">2024-11-14T06:12:00.0000000Z</dcterms:created>
  <dcterms:modified xsi:type="dcterms:W3CDTF">2024-11-21T12:51:57.9034233Z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0a5aa5a4fc3f9738bc37e7e86ced9d0a100beb769181d32735df922197c3d89d</vt:lpwstr>
  </property>
  <property fmtid="{D5CDD505-2E9C-101B-9397-08002B2CF9AE}" pid="3" name="ContentTypeId">
    <vt:lpwstr>0x01010079175E2BFA9150459EF5376F583B8FFA</vt:lpwstr>
  </property>
  <property fmtid="{D5CDD505-2E9C-101B-9397-08002B2CF9AE}" pid="4" name="MediaServiceImageTags">
    <vt:lpwstr/>
  </property>
</Properties>
</file>