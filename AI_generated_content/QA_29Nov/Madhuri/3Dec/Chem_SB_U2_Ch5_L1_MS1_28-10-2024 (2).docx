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w16du="http://schemas.microsoft.com/office/word/2023/wordml/word16du" mc:Ignorable="w14 w15 w16se w16cid wp14">
  <w:body>
    <w:p w:rsidRPr="00313F6B" w:rsidR="00343501" w:rsidP="00434BBB" w:rsidRDefault="004D4564" w14:paraId="46505BDA" w14:textId="77777777">
      <w:pPr>
        <w:pStyle w:val="Heading1"/>
        <w:rPr>
          <w:rFonts w:cstheme="majorHAnsi"/>
          <w:bCs w:val="0"/>
          <w:color w:val="auto"/>
        </w:rPr>
      </w:pPr>
      <w:bookmarkStart w:name="_GoBack" w:id="0"/>
      <w:bookmarkEnd w:id="0"/>
      <w:r w:rsidRPr="00313F6B">
        <w:rPr>
          <w:rFonts w:cstheme="majorHAnsi"/>
          <w:bCs w:val="0"/>
          <w:color w:val="auto"/>
        </w:rPr>
        <w:t>Lesson 1: The Development of the Periodic Table</w:t>
      </w:r>
    </w:p>
    <w:p w:rsidRPr="00E21685" w:rsidR="004B00E2" w:rsidP="004B00E2" w:rsidRDefault="004B00E2" w14:paraId="13E09011" w14:textId="679CD429">
      <w:pPr>
        <w:rPr>
          <w:rFonts w:asciiTheme="majorHAnsi" w:hAnsiTheme="majorHAnsi" w:cstheme="majorHAnsi"/>
        </w:rPr>
      </w:pPr>
    </w:p>
    <w:p w:rsidRPr="00E21685" w:rsidR="000D6D20" w:rsidP="00E21685" w:rsidRDefault="008206DA" w14:paraId="46450EE4" w14:textId="4DB5FF5E">
      <w:pPr>
        <w:jc w:val="center"/>
        <w:rPr>
          <w:rFonts w:asciiTheme="majorHAnsi" w:hAnsiTheme="majorHAnsi" w:cstheme="majorHAnsi"/>
        </w:rPr>
      </w:pPr>
      <w:r w:rsidRPr="00313F6B">
        <w:rPr>
          <w:rFonts w:asciiTheme="majorHAnsi" w:hAnsiTheme="majorHAnsi" w:cstheme="majorHAnsi"/>
          <w:noProof/>
        </w:rPr>
        <w:drawing>
          <wp:inline distT="0" distB="0" distL="0" distR="0" wp14:anchorId="099FA2BB" wp14:editId="01548914">
            <wp:extent cx="5486400" cy="4026535"/>
            <wp:effectExtent l="0" t="0" r="0" b="0"/>
            <wp:docPr id="1" name="Picture 1" descr="Top view of research laboratory glassware with liquids on periodic table of chemical elements. Chemical and scientific research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view of research laboratory glassware with liquids on periodic table of chemical elements. Chemical and scientific research concep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026535"/>
                    </a:xfrm>
                    <a:prstGeom prst="rect">
                      <a:avLst/>
                    </a:prstGeom>
                    <a:noFill/>
                    <a:ln>
                      <a:noFill/>
                    </a:ln>
                  </pic:spPr>
                </pic:pic>
              </a:graphicData>
            </a:graphic>
          </wp:inline>
        </w:drawing>
      </w:r>
    </w:p>
    <w:p w:rsidRPr="00E21685" w:rsidR="000A12EF" w:rsidP="00E21685" w:rsidRDefault="000A12EF" w14:paraId="3CE323FC" w14:textId="7BC537B1">
      <w:pPr>
        <w:jc w:val="center"/>
        <w:rPr>
          <w:rFonts w:asciiTheme="majorHAnsi" w:hAnsiTheme="majorHAnsi" w:cstheme="majorHAnsi"/>
        </w:rPr>
      </w:pPr>
      <w:r w:rsidRPr="00E21685">
        <w:rPr>
          <w:rFonts w:asciiTheme="majorHAnsi" w:hAnsiTheme="majorHAnsi" w:cstheme="majorHAnsi"/>
        </w:rPr>
        <w:t>Figure 5.</w:t>
      </w:r>
      <w:r w:rsidRPr="00E21685" w:rsidR="008206DA">
        <w:rPr>
          <w:rFonts w:asciiTheme="majorHAnsi" w:hAnsiTheme="majorHAnsi" w:cstheme="majorHAnsi"/>
        </w:rPr>
        <w:t xml:space="preserve">1. </w:t>
      </w:r>
      <w:r w:rsidRPr="00313F6B" w:rsidR="008206DA">
        <w:rPr>
          <w:rFonts w:asciiTheme="majorHAnsi" w:hAnsiTheme="majorHAnsi" w:cstheme="majorHAnsi"/>
        </w:rPr>
        <w:t>Development in pe</w:t>
      </w:r>
      <w:r w:rsidRPr="00257A5A" w:rsidR="008206DA">
        <w:rPr>
          <w:rFonts w:asciiTheme="majorHAnsi" w:hAnsiTheme="majorHAnsi" w:cstheme="majorHAnsi"/>
        </w:rPr>
        <w:t>riodic table</w:t>
      </w:r>
    </w:p>
    <w:p w:rsidRPr="00313F6B" w:rsidR="00470167" w:rsidP="003A7660" w:rsidRDefault="00470167" w14:paraId="290395CC" w14:textId="44606C3B">
      <w:pPr>
        <w:pStyle w:val="Heading1"/>
        <w:rPr>
          <w:rStyle w:val="Heading1Char"/>
          <w:rFonts w:cstheme="majorHAnsi"/>
          <w:b/>
          <w:color w:val="4F81BD" w:themeColor="accent1"/>
          <w:sz w:val="26"/>
          <w:szCs w:val="26"/>
        </w:rPr>
      </w:pPr>
      <w:r w:rsidRPr="00313F6B">
        <w:rPr>
          <w:rStyle w:val="Heading1Char"/>
          <w:rFonts w:cstheme="majorHAnsi"/>
          <w:bCs/>
          <w:color w:val="auto"/>
          <w:sz w:val="26"/>
          <w:szCs w:val="26"/>
        </w:rPr>
        <w:t xml:space="preserve">&lt;H1&gt; </w:t>
      </w:r>
      <w:r w:rsidRPr="00E21685">
        <w:rPr>
          <w:rStyle w:val="Heading1Char"/>
          <w:rFonts w:cstheme="majorHAnsi"/>
          <w:b/>
          <w:color w:val="auto"/>
          <w:sz w:val="26"/>
          <w:szCs w:val="26"/>
        </w:rPr>
        <w:t>Essential Question</w:t>
      </w:r>
    </w:p>
    <w:p w:rsidRPr="00800A1C" w:rsidR="005065CC" w:rsidP="005065CC" w:rsidRDefault="00470167" w14:paraId="099680BD" w14:textId="77777777">
      <w:pPr>
        <w:pStyle w:val="NoSpacing"/>
        <w:rPr>
          <w:rStyle w:val="Heading1Char"/>
          <w:rFonts w:cstheme="majorHAnsi"/>
          <w:b w:val="0"/>
          <w:color w:val="auto"/>
          <w:sz w:val="22"/>
          <w:szCs w:val="22"/>
        </w:rPr>
      </w:pPr>
      <w:r w:rsidRPr="00257A5A">
        <w:rPr>
          <w:rStyle w:val="Heading1Char"/>
          <w:rFonts w:cstheme="majorHAnsi"/>
          <w:b w:val="0"/>
          <w:color w:val="auto"/>
          <w:sz w:val="22"/>
          <w:szCs w:val="22"/>
        </w:rPr>
        <w:t>How has the periodic table evolved into a powerful tool for understanding elements and their properties?</w:t>
      </w:r>
    </w:p>
    <w:p w:rsidRPr="00E21685" w:rsidR="00190F39" w:rsidP="005065CC" w:rsidRDefault="00190F39" w14:paraId="7A2A6766" w14:textId="77777777">
      <w:pPr>
        <w:pStyle w:val="NoSpacing"/>
        <w:rPr>
          <w:rStyle w:val="Heading1Char"/>
          <w:rFonts w:cstheme="majorHAnsi"/>
          <w:b w:val="0"/>
          <w:color w:val="auto"/>
          <w:sz w:val="22"/>
          <w:szCs w:val="22"/>
        </w:rPr>
      </w:pPr>
    </w:p>
    <w:p w:rsidRPr="00E21685" w:rsidR="008206DA" w:rsidP="652CBA6B" w:rsidRDefault="00190F39" w14:paraId="6908DC61" w14:textId="0416C5A2">
      <w:pPr>
        <w:pStyle w:val="NoSpacing"/>
        <w:rPr>
          <w:rFonts w:asciiTheme="majorHAnsi" w:hAnsiTheme="majorHAnsi" w:cstheme="majorHAnsi"/>
        </w:rPr>
      </w:pPr>
      <w:r w:rsidRPr="00E21685">
        <w:rPr>
          <w:rStyle w:val="Heading1Char"/>
          <w:rFonts w:cstheme="majorHAnsi"/>
          <w:b w:val="0"/>
          <w:bCs w:val="0"/>
          <w:color w:val="auto"/>
        </w:rPr>
        <w:t xml:space="preserve">&lt;H1&gt; </w:t>
      </w:r>
      <w:r w:rsidRPr="00E21685">
        <w:rPr>
          <w:rStyle w:val="Heading1Char"/>
          <w:rFonts w:cstheme="majorHAnsi"/>
          <w:color w:val="auto"/>
        </w:rPr>
        <w:t>Big Idea</w:t>
      </w:r>
      <w:r w:rsidRPr="00E21685">
        <w:rPr>
          <w:rFonts w:asciiTheme="majorHAnsi" w:hAnsiTheme="majorHAnsi" w:cstheme="majorHAnsi"/>
        </w:rPr>
        <w:br/>
      </w:r>
      <w:r w:rsidRPr="00E21685" w:rsidR="004D4564">
        <w:rPr>
          <w:rFonts w:asciiTheme="majorHAnsi" w:hAnsiTheme="majorHAnsi" w:cstheme="majorHAnsi"/>
        </w:rPr>
        <w:t xml:space="preserve">The periodic table was developed through the contributions of several scientists, and it organizes elements based on atomic structure and </w:t>
      </w:r>
      <w:r w:rsidRPr="00E21685" w:rsidR="005065CC">
        <w:rPr>
          <w:rFonts w:asciiTheme="majorHAnsi" w:hAnsiTheme="majorHAnsi" w:cstheme="majorHAnsi"/>
        </w:rPr>
        <w:t>repeating chemical properties.</w:t>
      </w:r>
    </w:p>
    <w:p w:rsidRPr="00E21685" w:rsidR="008206DA" w:rsidP="652CBA6B" w:rsidRDefault="008206DA" w14:paraId="78A89D4F" w14:textId="77777777">
      <w:pPr>
        <w:pStyle w:val="NoSpacing"/>
        <w:rPr>
          <w:rFonts w:asciiTheme="majorHAnsi" w:hAnsiTheme="majorHAnsi" w:cstheme="majorHAnsi"/>
        </w:rPr>
      </w:pPr>
    </w:p>
    <w:p w:rsidRPr="00E21685" w:rsidR="008206DA" w:rsidP="008206DA" w:rsidRDefault="008206DA" w14:paraId="13FB5274" w14:textId="77777777">
      <w:pPr>
        <w:pStyle w:val="NoSpacing"/>
        <w:rPr>
          <w:rFonts w:asciiTheme="majorHAnsi" w:hAnsiTheme="majorHAnsi" w:cstheme="majorHAnsi"/>
        </w:rPr>
      </w:pPr>
      <w:r w:rsidRPr="00313F6B">
        <w:rPr>
          <w:rStyle w:val="Heading2Char"/>
          <w:rFonts w:cstheme="majorHAnsi"/>
          <w:b w:val="0"/>
          <w:color w:val="auto"/>
        </w:rPr>
        <w:t xml:space="preserve">&lt;H1&gt; </w:t>
      </w:r>
      <w:r w:rsidRPr="00313F6B">
        <w:rPr>
          <w:rStyle w:val="Heading2Char"/>
          <w:rFonts w:cstheme="majorHAnsi"/>
          <w:bCs w:val="0"/>
          <w:color w:val="auto"/>
        </w:rPr>
        <w:t>Lesson</w:t>
      </w:r>
      <w:r w:rsidRPr="00257A5A">
        <w:rPr>
          <w:rStyle w:val="Heading2Char"/>
          <w:rFonts w:cstheme="majorHAnsi"/>
          <w:bCs w:val="0"/>
          <w:color w:val="auto"/>
        </w:rPr>
        <w:t xml:space="preserve"> Objectives</w:t>
      </w:r>
      <w:r w:rsidRPr="00800A1C">
        <w:rPr>
          <w:rStyle w:val="Heading1Char"/>
          <w:rFonts w:cstheme="majorHAnsi"/>
          <w:b w:val="0"/>
          <w:color w:val="auto"/>
        </w:rPr>
        <w:br/>
      </w:r>
      <w:r w:rsidRPr="00E21685">
        <w:rPr>
          <w:rFonts w:asciiTheme="majorHAnsi" w:hAnsiTheme="majorHAnsi" w:cstheme="majorHAnsi"/>
        </w:rPr>
        <w:t>By the end of this lesson, I will be able to:</w:t>
      </w:r>
    </w:p>
    <w:p w:rsidRPr="00E21685" w:rsidR="008206DA" w:rsidP="008206DA" w:rsidRDefault="008206DA" w14:paraId="2B96DE1F" w14:textId="77777777">
      <w:pPr>
        <w:pStyle w:val="NoSpacing"/>
        <w:rPr>
          <w:rFonts w:asciiTheme="majorHAnsi" w:hAnsiTheme="majorHAnsi" w:cstheme="majorHAnsi"/>
        </w:rPr>
      </w:pPr>
      <w:r w:rsidRPr="00E21685">
        <w:rPr>
          <w:rFonts w:asciiTheme="majorHAnsi" w:hAnsiTheme="majorHAnsi" w:cstheme="majorHAnsi"/>
        </w:rPr>
        <w:t>Name key scientists who contributed to the periodic table.</w:t>
      </w:r>
    </w:p>
    <w:p w:rsidRPr="00E21685" w:rsidR="008206DA" w:rsidP="008206DA" w:rsidRDefault="008206DA" w14:paraId="55D404A8" w14:textId="77777777">
      <w:pPr>
        <w:pStyle w:val="NoSpacing"/>
        <w:rPr>
          <w:rFonts w:asciiTheme="majorHAnsi" w:hAnsiTheme="majorHAnsi" w:cstheme="majorHAnsi"/>
        </w:rPr>
      </w:pPr>
      <w:r w:rsidRPr="00E21685">
        <w:rPr>
          <w:rFonts w:asciiTheme="majorHAnsi" w:hAnsiTheme="majorHAnsi" w:cstheme="majorHAnsi"/>
        </w:rPr>
        <w:t>Outline the principles behind the organization of the periodic table.</w:t>
      </w:r>
    </w:p>
    <w:p w:rsidRPr="00C84133" w:rsidR="00C84133" w:rsidP="00C84133" w:rsidRDefault="008206DA" w14:paraId="473BB7EB" w14:textId="77777777">
      <w:pPr>
        <w:pStyle w:val="NoSpacing"/>
        <w:widowControl w:val="0"/>
        <w:numPr>
          <w:ilvl w:val="0"/>
          <w:numId w:val="14"/>
        </w:numPr>
        <w:autoSpaceDE w:val="0"/>
        <w:autoSpaceDN w:val="0"/>
      </w:pPr>
      <w:r w:rsidRPr="00E21685">
        <w:rPr>
          <w:rFonts w:asciiTheme="majorHAnsi" w:hAnsiTheme="majorHAnsi" w:cstheme="majorHAnsi"/>
        </w:rPr>
        <w:t>Compare and contrast the early periodic tables with the modern periodic table.</w:t>
      </w:r>
      <w:r w:rsidRPr="00E21685" w:rsidR="00190F39">
        <w:rPr>
          <w:rFonts w:asciiTheme="majorHAnsi" w:hAnsiTheme="majorHAnsi" w:cstheme="majorHAnsi"/>
        </w:rPr>
        <w:br/>
      </w:r>
    </w:p>
    <w:p w:rsidR="00C84133" w:rsidP="00C84133" w:rsidRDefault="00470167" w14:paraId="0FFE4158" w14:textId="101D1859" w14:noSpellErr="1">
      <w:pPr>
        <w:pStyle w:val="NoSpacing"/>
        <w:widowControl w:val="0"/>
        <w:autoSpaceDE w:val="0"/>
        <w:autoSpaceDN w:val="0"/>
      </w:pPr>
      <w:r w:rsidRPr="4368E1FA" w:rsidR="00470167">
        <w:rPr>
          <w:rStyle w:val="Heading2Char"/>
          <w:rFonts w:cs="Calibri" w:cstheme="majorAscii"/>
          <w:b w:val="0"/>
          <w:bCs w:val="0"/>
          <w:color w:val="auto"/>
        </w:rPr>
        <w:t xml:space="preserve">&lt;H1&gt; </w:t>
      </w:r>
      <w:r w:rsidRPr="4368E1FA" w:rsidR="008206DA">
        <w:rPr>
          <w:rStyle w:val="Heading2Char"/>
          <w:rFonts w:cs="Calibri" w:cstheme="majorAscii"/>
          <w:color w:val="auto"/>
        </w:rPr>
        <w:t>Curiosity Corner</w:t>
      </w:r>
      <w:r>
        <w:br/>
      </w:r>
      <w:r>
        <w:br/>
      </w:r>
      <w:r w:rsidRPr="4368E1FA" w:rsidR="004D4564">
        <w:rPr>
          <w:rFonts w:ascii="Calibri" w:hAnsi="Calibri" w:cs="Calibri" w:asciiTheme="majorAscii" w:hAnsiTheme="majorAscii" w:cstheme="majorAscii"/>
        </w:rPr>
        <w:t xml:space="preserve">In northern countries, during </w:t>
      </w:r>
      <w:r w:rsidRPr="4368E1FA" w:rsidR="001B07EC">
        <w:rPr>
          <w:rFonts w:ascii="Calibri" w:hAnsi="Calibri" w:cs="Calibri" w:asciiTheme="majorAscii" w:hAnsiTheme="majorAscii" w:cstheme="majorAscii"/>
        </w:rPr>
        <w:t xml:space="preserve">the cold, </w:t>
      </w:r>
      <w:r w:rsidRPr="4368E1FA" w:rsidR="004D4564">
        <w:rPr>
          <w:rFonts w:ascii="Calibri" w:hAnsi="Calibri" w:cs="Calibri" w:asciiTheme="majorAscii" w:hAnsiTheme="majorAscii" w:cstheme="majorAscii"/>
        </w:rPr>
        <w:t xml:space="preserve">freezing winters, roads are covered </w:t>
      </w:r>
      <w:r w:rsidRPr="4368E1FA" w:rsidR="00E06ABF">
        <w:rPr>
          <w:rFonts w:ascii="Calibri" w:hAnsi="Calibri" w:cs="Calibri" w:asciiTheme="majorAscii" w:hAnsiTheme="majorAscii" w:cstheme="majorAscii"/>
        </w:rPr>
        <w:t xml:space="preserve">with </w:t>
      </w:r>
      <w:r w:rsidRPr="4368E1FA" w:rsidR="004D4564">
        <w:rPr>
          <w:rFonts w:ascii="Calibri" w:hAnsi="Calibri" w:cs="Calibri" w:asciiTheme="majorAscii" w:hAnsiTheme="majorAscii" w:cstheme="majorAscii"/>
        </w:rPr>
        <w:t xml:space="preserve">ice. </w:t>
      </w:r>
      <w:r w:rsidRPr="4368E1FA" w:rsidR="001B07EC">
        <w:rPr>
          <w:rFonts w:ascii="Calibri" w:hAnsi="Calibri" w:cs="Calibri" w:asciiTheme="majorAscii" w:hAnsiTheme="majorAscii" w:cstheme="majorAscii"/>
        </w:rPr>
        <w:t xml:space="preserve">At such times, </w:t>
      </w:r>
      <w:r w:rsidRPr="4368E1FA" w:rsidR="00E06ABF">
        <w:rPr>
          <w:rFonts w:ascii="Calibri" w:hAnsi="Calibri" w:cs="Calibri" w:asciiTheme="majorAscii" w:hAnsiTheme="majorAscii" w:cstheme="majorAscii"/>
        </w:rPr>
        <w:t>s</w:t>
      </w:r>
      <w:r w:rsidRPr="4368E1FA" w:rsidR="004D4564">
        <w:rPr>
          <w:rFonts w:ascii="Calibri" w:hAnsi="Calibri" w:cs="Calibri" w:asciiTheme="majorAscii" w:hAnsiTheme="majorAscii" w:cstheme="majorAscii"/>
        </w:rPr>
        <w:t xml:space="preserve">alt is spread to melt the ice, </w:t>
      </w:r>
      <w:r w:rsidRPr="4368E1FA" w:rsidR="001A25AA">
        <w:rPr>
          <w:rFonts w:ascii="Calibri" w:hAnsi="Calibri" w:cs="Calibri" w:asciiTheme="majorAscii" w:hAnsiTheme="majorAscii" w:cstheme="majorAscii"/>
        </w:rPr>
        <w:t xml:space="preserve">making </w:t>
      </w:r>
      <w:r w:rsidRPr="4368E1FA" w:rsidR="00E06ABF">
        <w:rPr>
          <w:rFonts w:ascii="Calibri" w:hAnsi="Calibri" w:cs="Calibri" w:asciiTheme="majorAscii" w:hAnsiTheme="majorAscii" w:cstheme="majorAscii"/>
        </w:rPr>
        <w:t xml:space="preserve">the road </w:t>
      </w:r>
      <w:r w:rsidRPr="4368E1FA" w:rsidR="004D4564">
        <w:rPr>
          <w:rFonts w:ascii="Calibri" w:hAnsi="Calibri" w:cs="Calibri" w:asciiTheme="majorAscii" w:hAnsiTheme="majorAscii" w:cstheme="majorAscii"/>
        </w:rPr>
        <w:t xml:space="preserve">safer. But why do </w:t>
      </w:r>
      <w:r w:rsidRPr="4368E1FA" w:rsidR="00E06ABF">
        <w:rPr>
          <w:rFonts w:ascii="Calibri" w:hAnsi="Calibri" w:cs="Calibri" w:asciiTheme="majorAscii" w:hAnsiTheme="majorAscii" w:cstheme="majorAscii"/>
        </w:rPr>
        <w:t xml:space="preserve">you </w:t>
      </w:r>
      <w:r w:rsidRPr="4368E1FA" w:rsidR="004D4564">
        <w:rPr>
          <w:rFonts w:ascii="Calibri" w:hAnsi="Calibri" w:cs="Calibri" w:asciiTheme="majorAscii" w:hAnsiTheme="majorAscii" w:cstheme="majorAscii"/>
        </w:rPr>
        <w:t>use different salts, like sodium chloride, magnesium chloride, or calcium chloride</w:t>
      </w:r>
      <w:r w:rsidRPr="4368E1FA" w:rsidR="001B07EC">
        <w:rPr>
          <w:rFonts w:ascii="Calibri" w:hAnsi="Calibri" w:cs="Calibri" w:asciiTheme="majorAscii" w:hAnsiTheme="majorAscii" w:cstheme="majorAscii"/>
        </w:rPr>
        <w:t xml:space="preserve"> instead of just one</w:t>
      </w:r>
      <w:r w:rsidRPr="4368E1FA" w:rsidR="004D4564">
        <w:rPr>
          <w:rFonts w:ascii="Calibri" w:hAnsi="Calibri" w:cs="Calibri" w:asciiTheme="majorAscii" w:hAnsiTheme="majorAscii" w:cstheme="majorAscii"/>
        </w:rPr>
        <w:t xml:space="preserve">? </w:t>
      </w:r>
      <w:commentRangeStart w:id="1573021036"/>
      <w:r w:rsidRPr="4368E1FA" w:rsidR="009E061D">
        <w:rPr>
          <w:rFonts w:ascii="Calibri" w:hAnsi="Calibri" w:cs="Calibri" w:asciiTheme="majorAscii" w:hAnsiTheme="majorAscii" w:cstheme="majorAscii"/>
        </w:rPr>
        <w:t xml:space="preserve">According to the position of elements in </w:t>
      </w:r>
      <w:r w:rsidRPr="4368E1FA" w:rsidR="001A25AA">
        <w:rPr>
          <w:rFonts w:ascii="Calibri" w:hAnsi="Calibri" w:cs="Calibri" w:asciiTheme="majorAscii" w:hAnsiTheme="majorAscii" w:cstheme="majorAscii"/>
        </w:rPr>
        <w:t xml:space="preserve">the </w:t>
      </w:r>
      <w:r w:rsidRPr="4368E1FA" w:rsidR="009E061D">
        <w:rPr>
          <w:rFonts w:ascii="Calibri" w:hAnsi="Calibri" w:cs="Calibri" w:asciiTheme="majorAscii" w:hAnsiTheme="majorAscii" w:cstheme="majorAscii"/>
        </w:rPr>
        <w:t>periodic table, h</w:t>
      </w:r>
      <w:r w:rsidRPr="4368E1FA" w:rsidR="004D4564">
        <w:rPr>
          <w:rFonts w:ascii="Calibri" w:hAnsi="Calibri" w:cs="Calibri" w:asciiTheme="majorAscii" w:hAnsiTheme="majorAscii" w:cstheme="majorAscii"/>
        </w:rPr>
        <w:t>ow are they different? What makes these elements behave similarly or differently?</w:t>
      </w:r>
      <w:commentRangeEnd w:id="1573021036"/>
      <w:r>
        <w:rPr>
          <w:rStyle w:val="CommentReference"/>
        </w:rPr>
        <w:commentReference w:id="1573021036"/>
      </w:r>
      <w:r>
        <w:br/>
      </w:r>
      <w:r w:rsidRPr="4368E1FA" w:rsidR="004D4564">
        <w:rPr>
          <w:rFonts w:ascii="Calibri" w:hAnsi="Calibri" w:cs="Calibri" w:asciiTheme="majorAscii" w:hAnsiTheme="majorAscii" w:cstheme="majorAscii"/>
        </w:rPr>
        <w:t xml:space="preserve">The salts </w:t>
      </w:r>
      <w:r w:rsidRPr="4368E1FA" w:rsidR="001B07EC">
        <w:rPr>
          <w:rFonts w:ascii="Calibri" w:hAnsi="Calibri" w:cs="Calibri" w:asciiTheme="majorAscii" w:hAnsiTheme="majorAscii" w:cstheme="majorAscii"/>
        </w:rPr>
        <w:t xml:space="preserve">which </w:t>
      </w:r>
      <w:r w:rsidRPr="4368E1FA" w:rsidR="009E061D">
        <w:rPr>
          <w:rFonts w:ascii="Calibri" w:hAnsi="Calibri" w:cs="Calibri" w:asciiTheme="majorAscii" w:hAnsiTheme="majorAscii" w:cstheme="majorAscii"/>
        </w:rPr>
        <w:t xml:space="preserve">are </w:t>
      </w:r>
      <w:r w:rsidRPr="4368E1FA" w:rsidR="004D4564">
        <w:rPr>
          <w:rFonts w:ascii="Calibri" w:hAnsi="Calibri" w:cs="Calibri" w:asciiTheme="majorAscii" w:hAnsiTheme="majorAscii" w:cstheme="majorAscii"/>
        </w:rPr>
        <w:t xml:space="preserve">used for deicing </w:t>
      </w:r>
      <w:r w:rsidRPr="4368E1FA" w:rsidR="009E061D">
        <w:rPr>
          <w:rFonts w:ascii="Calibri" w:hAnsi="Calibri" w:cs="Calibri" w:asciiTheme="majorAscii" w:hAnsiTheme="majorAscii" w:cstheme="majorAscii"/>
        </w:rPr>
        <w:t>purpos</w:t>
      </w:r>
      <w:r w:rsidRPr="4368E1FA" w:rsidR="001B07EC">
        <w:rPr>
          <w:rFonts w:ascii="Calibri" w:hAnsi="Calibri" w:cs="Calibri" w:asciiTheme="majorAscii" w:hAnsiTheme="majorAscii" w:cstheme="majorAscii"/>
        </w:rPr>
        <w:t xml:space="preserve">e </w:t>
      </w:r>
      <w:r w:rsidRPr="4368E1FA" w:rsidR="00A01937">
        <w:rPr>
          <w:rFonts w:ascii="Calibri" w:hAnsi="Calibri" w:cs="Calibri" w:asciiTheme="majorAscii" w:hAnsiTheme="majorAscii" w:cstheme="majorAscii"/>
        </w:rPr>
        <w:t>are made up of</w:t>
      </w:r>
      <w:r w:rsidRPr="4368E1FA" w:rsidR="004D4564">
        <w:rPr>
          <w:rFonts w:ascii="Calibri" w:hAnsi="Calibri" w:cs="Calibri" w:asciiTheme="majorAscii" w:hAnsiTheme="majorAscii" w:cstheme="majorAscii"/>
        </w:rPr>
        <w:t xml:space="preserve"> a common “chloride” part, but they differ in the metal element (sodium, magnesium, or calcium). These metals have different properties </w:t>
      </w:r>
      <w:r w:rsidRPr="4368E1FA" w:rsidR="3FFDDA04">
        <w:rPr>
          <w:rFonts w:ascii="Calibri" w:hAnsi="Calibri" w:cs="Calibri" w:asciiTheme="majorAscii" w:hAnsiTheme="majorAscii" w:cstheme="majorAscii"/>
        </w:rPr>
        <w:t>than non-metals</w:t>
      </w:r>
      <w:r w:rsidRPr="4368E1FA" w:rsidR="42DDC0CD">
        <w:rPr>
          <w:rFonts w:ascii="Calibri" w:hAnsi="Calibri" w:cs="Calibri" w:asciiTheme="majorAscii" w:hAnsiTheme="majorAscii" w:cstheme="majorAscii"/>
        </w:rPr>
        <w:t xml:space="preserve"> (like chloride)</w:t>
      </w:r>
      <w:r w:rsidRPr="4368E1FA" w:rsidR="004D4564">
        <w:rPr>
          <w:rFonts w:ascii="Calibri" w:hAnsi="Calibri" w:cs="Calibri" w:asciiTheme="majorAscii" w:hAnsiTheme="majorAscii" w:cstheme="majorAscii"/>
        </w:rPr>
        <w:t xml:space="preserve">. </w:t>
      </w:r>
      <w:r w:rsidRPr="4368E1FA" w:rsidR="12B493F6">
        <w:rPr>
          <w:rFonts w:ascii="Calibri" w:hAnsi="Calibri" w:cs="Calibri" w:asciiTheme="majorAscii" w:hAnsiTheme="majorAscii" w:cstheme="majorAscii"/>
        </w:rPr>
        <w:t>Is there a way to organize t</w:t>
      </w:r>
      <w:r w:rsidRPr="4368E1FA" w:rsidR="00BF3C9F">
        <w:rPr>
          <w:rFonts w:ascii="Calibri" w:hAnsi="Calibri" w:cs="Calibri" w:asciiTheme="majorAscii" w:hAnsiTheme="majorAscii" w:cstheme="majorAscii"/>
        </w:rPr>
        <w:t xml:space="preserve">he elements </w:t>
      </w:r>
      <w:r w:rsidRPr="4368E1FA" w:rsidR="01CA0ABB">
        <w:rPr>
          <w:rFonts w:ascii="Calibri" w:hAnsi="Calibri" w:cs="Calibri" w:asciiTheme="majorAscii" w:hAnsiTheme="majorAscii" w:cstheme="majorAscii"/>
        </w:rPr>
        <w:t>and</w:t>
      </w:r>
      <w:r w:rsidRPr="4368E1FA" w:rsidR="004D4564">
        <w:rPr>
          <w:rFonts w:ascii="Calibri" w:hAnsi="Calibri" w:cs="Calibri" w:asciiTheme="majorAscii" w:hAnsiTheme="majorAscii" w:cstheme="majorAscii"/>
        </w:rPr>
        <w:t xml:space="preserve"> predict </w:t>
      </w:r>
      <w:r w:rsidRPr="4368E1FA" w:rsidR="4CD4BD8C">
        <w:rPr>
          <w:rFonts w:ascii="Calibri" w:hAnsi="Calibri" w:cs="Calibri" w:asciiTheme="majorAscii" w:hAnsiTheme="majorAscii" w:cstheme="majorAscii"/>
        </w:rPr>
        <w:t>their properties?</w:t>
      </w:r>
      <w:r>
        <w:br/>
      </w:r>
      <w:r>
        <w:br/>
      </w:r>
      <w:r>
        <w:br/>
      </w:r>
      <w:r w:rsidRPr="4368E1FA" w:rsidR="00891B5E">
        <w:rPr>
          <w:rStyle w:val="Heading2Char"/>
          <w:rFonts w:cs="Calibri" w:cstheme="majorAscii"/>
          <w:b w:val="0"/>
          <w:bCs w:val="0"/>
          <w:color w:val="auto"/>
        </w:rPr>
        <w:t>&lt;H1&gt;</w:t>
      </w:r>
      <w:r w:rsidRPr="4368E1FA" w:rsidR="004D4564">
        <w:rPr>
          <w:rStyle w:val="Heading2Char"/>
          <w:rFonts w:cs="Calibri" w:cstheme="majorAscii"/>
          <w:b w:val="0"/>
          <w:bCs w:val="0"/>
          <w:color w:val="auto"/>
        </w:rPr>
        <w:t xml:space="preserve"> </w:t>
      </w:r>
      <w:r w:rsidRPr="4368E1FA" w:rsidR="0005682D">
        <w:rPr>
          <w:rStyle w:val="Heading2Char"/>
          <w:rFonts w:cs="Calibri" w:cstheme="majorAscii"/>
          <w:color w:val="auto"/>
        </w:rPr>
        <w:t>Key</w:t>
      </w:r>
      <w:r w:rsidRPr="4368E1FA" w:rsidR="0005682D">
        <w:rPr>
          <w:rStyle w:val="Heading2Char"/>
          <w:rFonts w:cs="Calibri" w:cstheme="majorAscii"/>
          <w:b w:val="0"/>
          <w:bCs w:val="0"/>
          <w:color w:val="auto"/>
        </w:rPr>
        <w:t xml:space="preserve"> </w:t>
      </w:r>
      <w:r w:rsidRPr="4368E1FA" w:rsidR="004D4564">
        <w:rPr>
          <w:rStyle w:val="Heading2Char"/>
          <w:rFonts w:cs="Calibri" w:cstheme="majorAscii"/>
          <w:color w:val="auto"/>
        </w:rPr>
        <w:t>Vocabulary</w:t>
      </w:r>
    </w:p>
    <w:p w:rsidRPr="00C84133" w:rsidR="00C15867" w:rsidP="00C84133" w:rsidRDefault="00C15867" w14:paraId="6DD58D07" w14:textId="55EE49B6">
      <w:pPr>
        <w:pStyle w:val="NoSpacing"/>
        <w:widowControl w:val="0"/>
        <w:autoSpaceDE w:val="0"/>
        <w:autoSpaceDN w:val="0"/>
      </w:pPr>
      <w:r w:rsidRPr="6B9F1A11" w:rsidR="6B9F1A11">
        <w:rPr>
          <w:rFonts w:ascii="Calibri" w:hAnsi="Calibri" w:cs="Calibri" w:asciiTheme="majorAscii" w:hAnsiTheme="majorAscii" w:cstheme="majorAscii"/>
        </w:rPr>
        <w:t>Atomic mass-</w:t>
      </w:r>
      <w:r w:rsidR="6B9F1A11">
        <w:rPr/>
        <w:t xml:space="preserve"> The weighted average mass of an atom of </w:t>
      </w:r>
      <w:del w:author="Micah Newman" w:date="2024-11-18T22:34:37.311Z" w:id="434664131">
        <w:r w:rsidDel="6B9F1A11">
          <w:delText xml:space="preserve">the </w:delText>
        </w:r>
      </w:del>
      <w:ins w:author="Micah Newman" w:date="2024-11-18T22:34:38.653Z" w:id="378615568">
        <w:r w:rsidR="6B9F1A11">
          <w:t xml:space="preserve">an </w:t>
        </w:r>
      </w:ins>
      <w:r w:rsidR="6B9F1A11">
        <w:rPr/>
        <w:t xml:space="preserve">element, </w:t>
      </w:r>
      <w:del w:author="Micah Newman" w:date="2024-11-18T22:34:40.626Z" w:id="1607700863">
        <w:r w:rsidDel="6B9F1A11">
          <w:delText xml:space="preserve">considering </w:delText>
        </w:r>
      </w:del>
      <w:ins w:author="Micah Newman" w:date="2024-11-18T22:34:42.302Z" w:id="582575269">
        <w:r w:rsidR="6B9F1A11">
          <w:t>accounting for its</w:t>
        </w:r>
      </w:ins>
      <w:del w:author="Micah Newman" w:date="2024-11-18T22:34:44.728Z" w:id="2033674974">
        <w:r w:rsidDel="6B9F1A11">
          <w:delText>the</w:delText>
        </w:r>
      </w:del>
      <w:r w:rsidR="6B9F1A11">
        <w:rPr/>
        <w:t xml:space="preserve"> different isotopes and their abundance.</w:t>
      </w:r>
    </w:p>
    <w:p w:rsidRPr="00E21685" w:rsidR="007118C2" w:rsidP="6B9F1A11" w:rsidRDefault="007118C2" w14:paraId="53FAFC86" w14:textId="096B2536">
      <w:pPr>
        <w:pStyle w:val="NoSpacing"/>
        <w:rPr>
          <w:rFonts w:ascii="Calibri" w:hAnsi="Calibri" w:cs="Calibri" w:asciiTheme="majorAscii" w:hAnsiTheme="majorAscii" w:cstheme="majorAscii"/>
        </w:rPr>
      </w:pPr>
      <w:r w:rsidRPr="6B9F1A11" w:rsidR="6B9F1A11">
        <w:rPr>
          <w:rFonts w:ascii="Calibri" w:hAnsi="Calibri" w:cs="Calibri" w:asciiTheme="majorAscii" w:hAnsiTheme="majorAscii" w:cstheme="majorAscii"/>
        </w:rPr>
        <w:t xml:space="preserve">Atomic number- </w:t>
      </w:r>
      <w:del w:author="Micah Newman" w:date="2024-11-18T22:35:59.682Z" w:id="1185834043">
        <w:r w:rsidRPr="6B9F1A11" w:rsidDel="6B9F1A11">
          <w:rPr>
            <w:rFonts w:ascii="Calibri" w:hAnsi="Calibri" w:cs="Calibri" w:asciiTheme="majorAscii" w:hAnsiTheme="majorAscii" w:cstheme="majorAscii"/>
          </w:rPr>
          <w:delText>Each element is represented by its atomic number, which corresponds to</w:delText>
        </w:r>
      </w:del>
      <w:r w:rsidRPr="6B9F1A11" w:rsidR="6B9F1A11">
        <w:rPr>
          <w:rFonts w:ascii="Calibri" w:hAnsi="Calibri" w:cs="Calibri" w:asciiTheme="majorAscii" w:hAnsiTheme="majorAscii" w:cstheme="majorAscii"/>
        </w:rPr>
        <w:t xml:space="preserve"> the number of protons in </w:t>
      </w:r>
      <w:del w:author="Micah Newman" w:date="2024-11-18T22:36:02.554Z" w:id="460531798">
        <w:r w:rsidRPr="6B9F1A11" w:rsidDel="6B9F1A11">
          <w:rPr>
            <w:rFonts w:ascii="Calibri" w:hAnsi="Calibri" w:cs="Calibri" w:asciiTheme="majorAscii" w:hAnsiTheme="majorAscii" w:cstheme="majorAscii"/>
          </w:rPr>
          <w:delText xml:space="preserve">its </w:delText>
        </w:r>
      </w:del>
      <w:ins w:author="Micah Newman" w:date="2024-11-18T22:36:04.291Z" w:id="390499198">
        <w:r w:rsidRPr="6B9F1A11" w:rsidR="6B9F1A11">
          <w:rPr>
            <w:rFonts w:ascii="Calibri" w:hAnsi="Calibri" w:cs="Calibri" w:asciiTheme="majorAscii" w:hAnsiTheme="majorAscii" w:cstheme="majorAscii"/>
          </w:rPr>
          <w:t xml:space="preserve">an atomic </w:t>
        </w:r>
      </w:ins>
      <w:r w:rsidRPr="6B9F1A11" w:rsidR="6B9F1A11">
        <w:rPr>
          <w:rFonts w:ascii="Calibri" w:hAnsi="Calibri" w:cs="Calibri" w:asciiTheme="majorAscii" w:hAnsiTheme="majorAscii" w:cstheme="majorAscii"/>
        </w:rPr>
        <w:t>nucleus</w:t>
      </w:r>
      <w:commentRangeStart w:id="674509055"/>
      <w:del w:author="Micah Newman" w:date="2024-11-18T22:36:06.094Z" w:id="1691991746">
        <w:r w:rsidRPr="6B9F1A11" w:rsidDel="6B9F1A11">
          <w:rPr>
            <w:rFonts w:ascii="Calibri" w:hAnsi="Calibri" w:cs="Calibri" w:asciiTheme="majorAscii" w:hAnsiTheme="majorAscii" w:cstheme="majorAscii"/>
          </w:rPr>
          <w:delText>.</w:delText>
        </w:r>
      </w:del>
      <w:commentRangeEnd w:id="674509055"/>
      <w:r>
        <w:rPr>
          <w:rStyle w:val="CommentReference"/>
        </w:rPr>
        <w:commentReference w:id="674509055"/>
      </w:r>
    </w:p>
    <w:p w:rsidRPr="00B75721" w:rsidR="00D56104" w:rsidP="6B9F1A11" w:rsidRDefault="00C15867" w14:paraId="32BB6674" w14:textId="5157492C" w14:noSpellErr="1">
      <w:pPr>
        <w:pStyle w:val="NoSpacing"/>
        <w:widowControl w:val="0"/>
        <w:autoSpaceDE w:val="0"/>
        <w:autoSpaceDN w:val="0"/>
        <w:rPr>
          <w:rFonts w:cs="Cambria" w:cstheme="minorAscii"/>
        </w:rPr>
      </w:pPr>
      <w:commentRangeStart w:id="451034566"/>
      <w:r w:rsidRPr="6B9F1A11" w:rsidR="6B9F1A11">
        <w:rPr>
          <w:rFonts w:ascii="Calibri" w:hAnsi="Calibri" w:cs="Calibri" w:asciiTheme="majorAscii" w:hAnsiTheme="majorAscii" w:cstheme="majorAscii"/>
        </w:rPr>
        <w:t>Atomic weight</w:t>
      </w:r>
      <w:r w:rsidRPr="6B9F1A11" w:rsidR="6B9F1A11">
        <w:rPr>
          <w:rFonts w:ascii="Calibri" w:hAnsi="Calibri" w:cs="Calibri" w:asciiTheme="majorAscii" w:hAnsiTheme="majorAscii" w:cstheme="majorAscii"/>
        </w:rPr>
        <w:t>-</w:t>
      </w:r>
      <w:commentRangeEnd w:id="451034566"/>
      <w:r>
        <w:rPr>
          <w:rStyle w:val="CommentReference"/>
        </w:rPr>
        <w:commentReference w:id="451034566"/>
      </w:r>
      <w:r w:rsidRPr="6B9F1A11" w:rsidR="6B9F1A11">
        <w:rPr>
          <w:rFonts w:cs="Cambria" w:cstheme="minorAscii"/>
        </w:rPr>
        <w:t xml:space="preserve"> </w:t>
      </w:r>
      <w:r w:rsidRPr="6B9F1A11" w:rsidR="6B9F1A11">
        <w:rPr>
          <w:rFonts w:cs="Cambria" w:cstheme="minorAscii"/>
        </w:rPr>
        <w:t>Often used interchangeably with atomic mass, though it typically refers to the average mass of atoms of an element, expressed in atomic mass units (u).</w:t>
      </w:r>
    </w:p>
    <w:p w:rsidRPr="00D56104" w:rsidR="00C15867" w:rsidP="005065CC" w:rsidRDefault="00C15867" w14:paraId="1AEDC373" w14:textId="558A55CE" w14:noSpellErr="1">
      <w:pPr>
        <w:pStyle w:val="NoSpacing"/>
        <w:rPr>
          <w:rFonts w:ascii="Calibri" w:hAnsi="Calibri" w:cs="Calibri"/>
        </w:rPr>
      </w:pPr>
      <w:commentRangeStart w:id="729480649"/>
      <w:r w:rsidRPr="6B9F1A11" w:rsidR="6B9F1A11">
        <w:rPr>
          <w:rFonts w:ascii="Calibri" w:hAnsi="Calibri" w:cs="Calibri" w:asciiTheme="majorAscii" w:hAnsiTheme="majorAscii" w:cstheme="majorAscii"/>
        </w:rPr>
        <w:t>Mendeleev</w:t>
      </w:r>
      <w:commentRangeEnd w:id="729480649"/>
      <w:r>
        <w:rPr>
          <w:rStyle w:val="CommentReference"/>
        </w:rPr>
        <w:commentReference w:id="729480649"/>
      </w:r>
      <w:r w:rsidRPr="6B9F1A11" w:rsidR="6B9F1A11">
        <w:rPr>
          <w:rFonts w:ascii="Calibri" w:hAnsi="Calibri" w:cs="Calibri" w:asciiTheme="majorAscii" w:hAnsiTheme="majorAscii" w:cstheme="majorAscii"/>
        </w:rPr>
        <w:t>-</w:t>
      </w:r>
      <w:r w:rsidRPr="6B9F1A11" w:rsidR="6B9F1A11">
        <w:rPr>
          <w:rFonts w:cs="Cambria" w:cstheme="minorAscii"/>
        </w:rPr>
        <w:t xml:space="preserve"> </w:t>
      </w:r>
      <w:r w:rsidRPr="6B9F1A11" w:rsidR="6B9F1A11">
        <w:rPr>
          <w:rFonts w:ascii="Calibri" w:hAnsi="Calibri" w:cs="Calibri"/>
        </w:rPr>
        <w:t>Dmitri Mendeleev, a Russian chemist, developed the first widely recognized periodic table based on atomic mass and predicted undiscovered elements.</w:t>
      </w:r>
    </w:p>
    <w:p w:rsidRPr="00D56104" w:rsidR="00D56104" w:rsidP="00D56104" w:rsidRDefault="00C15867" w14:paraId="4AEB2FB7" w14:textId="56E1E295">
      <w:pPr>
        <w:pStyle w:val="NoSpacing"/>
        <w:widowControl w:val="0"/>
        <w:autoSpaceDE w:val="0"/>
        <w:autoSpaceDN w:val="0"/>
        <w:rPr>
          <w:rFonts w:ascii="Calibri" w:hAnsi="Calibri" w:cs="Calibri"/>
        </w:rPr>
      </w:pPr>
      <w:r w:rsidRPr="00D56104">
        <w:rPr>
          <w:rFonts w:ascii="Calibri" w:hAnsi="Calibri" w:cs="Calibri"/>
        </w:rPr>
        <w:t>Modern periodic table</w:t>
      </w:r>
      <w:r w:rsidRPr="00D56104" w:rsidR="00D56104">
        <w:rPr>
          <w:rFonts w:ascii="Calibri" w:hAnsi="Calibri" w:cs="Calibri"/>
        </w:rPr>
        <w:t>- The arrangement of elements by increasing atomic number, reflecting their properties and reactivity patterns.</w:t>
      </w:r>
    </w:p>
    <w:p w:rsidRPr="00D56104" w:rsidR="00D56104" w:rsidP="00D56104" w:rsidRDefault="00C15867" w14:paraId="26F9C804" w14:textId="04CC0A30">
      <w:pPr>
        <w:pStyle w:val="NoSpacing"/>
        <w:widowControl w:val="0"/>
        <w:autoSpaceDE w:val="0"/>
        <w:autoSpaceDN w:val="0"/>
        <w:rPr>
          <w:rFonts w:ascii="Calibri" w:hAnsi="Calibri" w:cs="Calibri"/>
        </w:rPr>
      </w:pPr>
      <w:r w:rsidRPr="00D56104">
        <w:rPr>
          <w:rFonts w:ascii="Calibri" w:hAnsi="Calibri" w:cs="Calibri"/>
        </w:rPr>
        <w:t>Moseley</w:t>
      </w:r>
      <w:r w:rsidRPr="00D56104" w:rsidR="00D56104">
        <w:rPr>
          <w:rFonts w:ascii="Calibri" w:hAnsi="Calibri" w:cs="Calibri"/>
        </w:rPr>
        <w:t>- Henry Moseley, an English physicist, showed that organizing elements by atomic number rather than atomic mass corrected previous inconsistencies in the periodic table.</w:t>
      </w:r>
    </w:p>
    <w:p w:rsidRPr="00E21685" w:rsidR="00861D8D" w:rsidP="4368E1FA" w:rsidRDefault="004D4564" w14:paraId="77C7A616" w14:textId="577B05DD" w14:noSpellErr="1">
      <w:pPr>
        <w:pStyle w:val="NoSpacing"/>
        <w:rPr>
          <w:rFonts w:ascii="Calibri" w:hAnsi="Calibri" w:cs="Calibri" w:asciiTheme="majorAscii" w:hAnsiTheme="majorAscii" w:cstheme="majorAscii"/>
        </w:rPr>
      </w:pPr>
      <w:r>
        <w:br/>
      </w:r>
      <w:r>
        <w:br/>
      </w:r>
      <w:r w:rsidRPr="4368E1FA" w:rsidR="001300EF">
        <w:rPr>
          <w:rStyle w:val="Heading2Char"/>
          <w:rFonts w:cs="Calibri" w:cstheme="majorAscii"/>
          <w:b w:val="0"/>
          <w:bCs w:val="0"/>
          <w:color w:val="auto"/>
        </w:rPr>
        <w:t xml:space="preserve">&lt;H1&gt; </w:t>
      </w:r>
      <w:r w:rsidRPr="4368E1FA" w:rsidR="00625A23">
        <w:rPr>
          <w:rStyle w:val="Heading2Char"/>
          <w:rFonts w:cs="Calibri" w:cstheme="majorAscii"/>
          <w:color w:val="auto"/>
        </w:rPr>
        <w:t xml:space="preserve">Ignite: </w:t>
      </w:r>
      <w:r w:rsidRPr="4368E1FA" w:rsidR="22A490B5">
        <w:rPr>
          <w:rFonts w:ascii="Calibri" w:hAnsi="Calibri" w:cs="Calibri" w:asciiTheme="majorAscii" w:hAnsiTheme="majorAscii" w:cstheme="majorAscii"/>
          <w:b w:val="1"/>
          <w:bCs w:val="1"/>
        </w:rPr>
        <w:t xml:space="preserve">The </w:t>
      </w:r>
      <w:r w:rsidRPr="4368E1FA" w:rsidR="00625A23">
        <w:rPr>
          <w:rFonts w:ascii="Calibri" w:hAnsi="Calibri" w:cs="Calibri" w:asciiTheme="majorAscii" w:hAnsiTheme="majorAscii" w:cstheme="majorAscii"/>
          <w:b w:val="1"/>
          <w:bCs w:val="1"/>
        </w:rPr>
        <w:t>Periodic Table</w:t>
      </w:r>
      <w:r>
        <w:br/>
      </w:r>
      <w:r>
        <w:br/>
      </w:r>
      <w:r w:rsidRPr="4368E1FA" w:rsidR="00AC3A3A">
        <w:rPr>
          <w:rFonts w:ascii="Calibri" w:hAnsi="Calibri" w:cs="Calibri" w:asciiTheme="majorAscii" w:hAnsiTheme="majorAscii" w:cstheme="majorAscii"/>
        </w:rPr>
        <w:t xml:space="preserve">Direct Instruction: </w:t>
      </w:r>
      <w:r w:rsidRPr="4368E1FA" w:rsidR="00861D8D">
        <w:rPr>
          <w:rFonts w:ascii="Calibri" w:hAnsi="Calibri" w:cs="Calibri" w:asciiTheme="majorAscii" w:hAnsiTheme="majorAscii" w:cstheme="majorAscii"/>
        </w:rPr>
        <w:t xml:space="preserve">The periodic table is a powerful tool that organizes </w:t>
      </w:r>
      <w:r w:rsidRPr="4368E1FA" w:rsidR="00BA08C3">
        <w:rPr>
          <w:rFonts w:ascii="Calibri" w:hAnsi="Calibri" w:cs="Calibri" w:asciiTheme="majorAscii" w:hAnsiTheme="majorAscii" w:cstheme="majorAscii"/>
        </w:rPr>
        <w:t xml:space="preserve">all the </w:t>
      </w:r>
      <w:r w:rsidRPr="4368E1FA" w:rsidR="00861D8D">
        <w:rPr>
          <w:rFonts w:ascii="Calibri" w:hAnsi="Calibri" w:cs="Calibri" w:asciiTheme="majorAscii" w:hAnsiTheme="majorAscii" w:cstheme="majorAscii"/>
        </w:rPr>
        <w:t xml:space="preserve">elements. It evolved over time as scientists discovered more about atomic structure. </w:t>
      </w:r>
      <w:commentRangeStart w:id="285935929"/>
      <w:r w:rsidRPr="4368E1FA" w:rsidR="00861D8D">
        <w:rPr>
          <w:rFonts w:ascii="Calibri" w:hAnsi="Calibri" w:cs="Calibri" w:asciiTheme="majorAscii" w:hAnsiTheme="majorAscii" w:cstheme="majorAscii"/>
        </w:rPr>
        <w:t>Early attempts to arrange elements were based on their atomic mass, but this led to some inconsistencies. The modern table is based on atomic number</w:t>
      </w:r>
      <w:r w:rsidRPr="4368E1FA" w:rsidR="001A25AA">
        <w:rPr>
          <w:rFonts w:ascii="Calibri" w:hAnsi="Calibri" w:cs="Calibri" w:asciiTheme="majorAscii" w:hAnsiTheme="majorAscii" w:cstheme="majorAscii"/>
        </w:rPr>
        <w:t>s</w:t>
      </w:r>
      <w:r w:rsidRPr="4368E1FA" w:rsidR="00861D8D">
        <w:rPr>
          <w:rFonts w:ascii="Calibri" w:hAnsi="Calibri" w:cs="Calibri" w:asciiTheme="majorAscii" w:hAnsiTheme="majorAscii" w:cstheme="majorAscii"/>
        </w:rPr>
        <w:t xml:space="preserve">, a more </w:t>
      </w:r>
      <w:r w:rsidRPr="4368E1FA" w:rsidR="00861D8D">
        <w:rPr>
          <w:rFonts w:ascii="Calibri" w:hAnsi="Calibri" w:cs="Calibri" w:asciiTheme="majorAscii" w:hAnsiTheme="majorAscii" w:cstheme="majorAscii"/>
        </w:rPr>
        <w:t>accurate</w:t>
      </w:r>
      <w:r w:rsidRPr="4368E1FA" w:rsidR="00861D8D">
        <w:rPr>
          <w:rFonts w:ascii="Calibri" w:hAnsi="Calibri" w:cs="Calibri" w:asciiTheme="majorAscii" w:hAnsiTheme="majorAscii" w:cstheme="majorAscii"/>
        </w:rPr>
        <w:t xml:space="preserve"> way to order elements.</w:t>
      </w:r>
      <w:commentRangeEnd w:id="285935929"/>
      <w:r>
        <w:rPr>
          <w:rStyle w:val="CommentReference"/>
        </w:rPr>
        <w:commentReference w:id="285935929"/>
      </w:r>
      <w:r w:rsidRPr="4368E1FA" w:rsidR="00861D8D">
        <w:rPr>
          <w:rFonts w:ascii="Calibri" w:hAnsi="Calibri" w:cs="Calibri" w:asciiTheme="majorAscii" w:hAnsiTheme="majorAscii" w:cstheme="majorAscii"/>
        </w:rPr>
        <w:t xml:space="preserve"> Elements in the same group (vertical columns) have </w:t>
      </w:r>
      <w:r w:rsidRPr="4368E1FA" w:rsidR="00861D8D">
        <w:rPr>
          <w:rFonts w:ascii="Calibri" w:hAnsi="Calibri" w:cs="Calibri" w:asciiTheme="majorAscii" w:hAnsiTheme="majorAscii" w:cstheme="majorAscii"/>
        </w:rPr>
        <w:t>similar properties</w:t>
      </w:r>
      <w:r w:rsidRPr="4368E1FA" w:rsidR="00861D8D">
        <w:rPr>
          <w:rFonts w:ascii="Calibri" w:hAnsi="Calibri" w:cs="Calibri" w:asciiTheme="majorAscii" w:hAnsiTheme="majorAscii" w:cstheme="majorAscii"/>
        </w:rPr>
        <w:t>, which helps us predict how they will behave chemically.</w:t>
      </w:r>
    </w:p>
    <w:p w:rsidRPr="00E21685" w:rsidR="00861D8D" w:rsidP="00861D8D" w:rsidRDefault="00861D8D" w14:paraId="413B9E04" w14:textId="77777777">
      <w:pPr>
        <w:pStyle w:val="NoSpacing"/>
        <w:rPr>
          <w:rFonts w:asciiTheme="majorHAnsi" w:hAnsiTheme="majorHAnsi" w:cstheme="majorHAnsi"/>
        </w:rPr>
      </w:pPr>
    </w:p>
    <w:p w:rsidRPr="00E21685" w:rsidR="00CA0F0C" w:rsidP="00861D8D" w:rsidRDefault="00861D8D" w14:paraId="2729DB64" w14:textId="2F7246C4">
      <w:pPr>
        <w:pStyle w:val="NoSpacing"/>
        <w:rPr>
          <w:rFonts w:asciiTheme="majorHAnsi" w:hAnsiTheme="majorHAnsi" w:cstheme="majorHAnsi"/>
        </w:rPr>
      </w:pPr>
      <w:r w:rsidRPr="00E21685">
        <w:rPr>
          <w:rFonts w:asciiTheme="majorHAnsi" w:hAnsiTheme="majorHAnsi" w:cstheme="majorHAnsi"/>
        </w:rPr>
        <w:t>For example, understanding the periodic table allows us to predict why magnesium, calcium, and sodium exhibit different behaviors when they form compounds with chloride.</w:t>
      </w:r>
    </w:p>
    <w:p w:rsidRPr="00E21685" w:rsidR="00D4246F" w:rsidP="00861D8D" w:rsidRDefault="00D4246F" w14:paraId="0BD2604D" w14:textId="77777777">
      <w:pPr>
        <w:pStyle w:val="NoSpacing"/>
        <w:rPr>
          <w:rFonts w:asciiTheme="majorHAnsi" w:hAnsiTheme="majorHAnsi" w:cstheme="majorHAnsi"/>
        </w:rPr>
      </w:pPr>
    </w:p>
    <w:p w:rsidRPr="00E21685" w:rsidR="008538D1" w:rsidP="005065CC" w:rsidRDefault="00CA0F0C" w14:paraId="20C51CB4" w14:textId="77777777">
      <w:pPr>
        <w:pStyle w:val="NoSpacing"/>
        <w:rPr>
          <w:rStyle w:val="Heading3Char"/>
          <w:rFonts w:cstheme="majorHAnsi"/>
          <w:bCs w:val="0"/>
          <w:color w:val="auto"/>
        </w:rPr>
      </w:pPr>
      <w:r w:rsidRPr="00313F6B">
        <w:rPr>
          <w:rStyle w:val="Heading3Char"/>
          <w:rFonts w:cstheme="majorHAnsi"/>
          <w:b w:val="0"/>
          <w:color w:val="auto"/>
        </w:rPr>
        <w:t>&lt;H2&gt;</w:t>
      </w:r>
      <w:r w:rsidRPr="00E21685">
        <w:rPr>
          <w:rStyle w:val="Heading3Char"/>
          <w:rFonts w:cstheme="majorHAnsi"/>
          <w:bCs w:val="0"/>
          <w:color w:val="auto"/>
        </w:rPr>
        <w:t xml:space="preserve"> Progress Check 1</w:t>
      </w:r>
    </w:p>
    <w:p w:rsidRPr="00E21685" w:rsidR="00F0380D" w:rsidP="005065CC" w:rsidRDefault="00F0380D" w14:paraId="44EAD7BE" w14:textId="77777777">
      <w:pPr>
        <w:pStyle w:val="NoSpacing"/>
        <w:rPr>
          <w:rFonts w:asciiTheme="majorHAnsi" w:hAnsiTheme="majorHAnsi" w:cstheme="majorHAnsi"/>
        </w:rPr>
      </w:pPr>
    </w:p>
    <w:p w:rsidRPr="00E21685" w:rsidR="00F0380D" w:rsidP="6B9F1A11" w:rsidRDefault="00F0380D" w14:paraId="00637044" w14:textId="09782DF7" w14:noSpellErr="1">
      <w:pPr>
        <w:pStyle w:val="NoSpacing"/>
        <w:rPr>
          <w:rFonts w:ascii="Calibri" w:hAnsi="Calibri" w:cs="Calibri" w:asciiTheme="majorAscii" w:hAnsiTheme="majorAscii" w:cstheme="majorAscii"/>
        </w:rPr>
      </w:pPr>
      <w:r w:rsidRPr="6B9F1A11" w:rsidR="6B9F1A11">
        <w:rPr>
          <w:rFonts w:ascii="Calibri" w:hAnsi="Calibri" w:cs="Calibri" w:asciiTheme="majorAscii" w:hAnsiTheme="majorAscii" w:cstheme="majorAscii"/>
        </w:rPr>
        <w:t>How did the shift</w:t>
      </w:r>
      <w:r w:rsidRPr="6B9F1A11" w:rsidR="6B9F1A11">
        <w:rPr>
          <w:rFonts w:ascii="Calibri" w:hAnsi="Calibri" w:cs="Calibri" w:asciiTheme="majorAscii" w:hAnsiTheme="majorAscii" w:cstheme="majorAscii"/>
        </w:rPr>
        <w:t xml:space="preserve"> of </w:t>
      </w:r>
      <w:commentRangeStart w:id="1425847559"/>
      <w:r w:rsidRPr="6B9F1A11" w:rsidR="6B9F1A11">
        <w:rPr>
          <w:rFonts w:ascii="Calibri" w:hAnsi="Calibri" w:cs="Calibri" w:asciiTheme="majorAscii" w:hAnsiTheme="majorAscii" w:cstheme="majorAscii"/>
        </w:rPr>
        <w:t>elemental parameter</w:t>
      </w:r>
      <w:r w:rsidRPr="6B9F1A11" w:rsidR="6B9F1A11">
        <w:rPr>
          <w:rFonts w:ascii="Calibri" w:hAnsi="Calibri" w:cs="Calibri" w:asciiTheme="majorAscii" w:hAnsiTheme="majorAscii" w:cstheme="majorAscii"/>
        </w:rPr>
        <w:t>s</w:t>
      </w:r>
      <w:commentRangeEnd w:id="1425847559"/>
      <w:r>
        <w:rPr>
          <w:rStyle w:val="CommentReference"/>
        </w:rPr>
        <w:commentReference w:id="1425847559"/>
      </w:r>
      <w:r w:rsidRPr="6B9F1A11" w:rsidR="6B9F1A11">
        <w:rPr>
          <w:rFonts w:ascii="Calibri" w:hAnsi="Calibri" w:cs="Calibri" w:asciiTheme="majorAscii" w:hAnsiTheme="majorAscii" w:cstheme="majorAscii"/>
        </w:rPr>
        <w:t xml:space="preserve"> </w:t>
      </w:r>
      <w:r w:rsidRPr="6B9F1A11" w:rsidR="6B9F1A11">
        <w:rPr>
          <w:rFonts w:ascii="Calibri" w:hAnsi="Calibri" w:cs="Calibri" w:asciiTheme="majorAscii" w:hAnsiTheme="majorAscii" w:cstheme="majorAscii"/>
        </w:rPr>
        <w:t>from</w:t>
      </w:r>
      <w:r w:rsidRPr="6B9F1A11" w:rsidR="6B9F1A11">
        <w:rPr>
          <w:rFonts w:ascii="Calibri" w:hAnsi="Calibri" w:cs="Calibri" w:asciiTheme="majorAscii" w:hAnsiTheme="majorAscii" w:cstheme="majorAscii"/>
        </w:rPr>
        <w:t xml:space="preserve"> atomic mass to atomic number improve the accuracy of the periodic table?</w:t>
      </w:r>
    </w:p>
    <w:p w:rsidRPr="00E21685" w:rsidR="005D18F2" w:rsidP="005065CC" w:rsidRDefault="001300EF" w14:paraId="504322CE" w14:textId="69442258">
      <w:pPr>
        <w:pStyle w:val="NoSpacing"/>
        <w:rPr>
          <w:rStyle w:val="Heading2Char"/>
          <w:rFonts w:cstheme="majorHAnsi"/>
          <w:color w:val="auto"/>
        </w:rPr>
      </w:pPr>
      <w:r w:rsidRPr="00E21685">
        <w:rPr>
          <w:rFonts w:asciiTheme="majorHAnsi" w:hAnsiTheme="majorHAnsi" w:cstheme="majorHAnsi"/>
        </w:rPr>
        <w:br/>
      </w:r>
      <w:r w:rsidRPr="00313F6B" w:rsidR="00C771EF">
        <w:rPr>
          <w:rStyle w:val="Heading2Char"/>
          <w:rFonts w:cstheme="majorHAnsi"/>
          <w:b w:val="0"/>
          <w:bCs w:val="0"/>
          <w:color w:val="auto"/>
        </w:rPr>
        <w:t xml:space="preserve">&lt;H1&gt; </w:t>
      </w:r>
      <w:r w:rsidRPr="00E21685" w:rsidR="00C771EF">
        <w:rPr>
          <w:rStyle w:val="Heading2Char"/>
          <w:rFonts w:cstheme="majorHAnsi"/>
          <w:color w:val="auto"/>
        </w:rPr>
        <w:t>P</w:t>
      </w:r>
      <w:r w:rsidRPr="00313F6B" w:rsidR="00C771EF">
        <w:rPr>
          <w:rStyle w:val="Heading2Char"/>
          <w:rFonts w:cstheme="majorHAnsi"/>
          <w:color w:val="auto"/>
        </w:rPr>
        <w:t xml:space="preserve">athfinder: </w:t>
      </w:r>
      <w:r w:rsidRPr="00313F6B" w:rsidR="5B25A4C0">
        <w:rPr>
          <w:rStyle w:val="Heading2Char"/>
          <w:rFonts w:cstheme="majorHAnsi"/>
          <w:color w:val="auto"/>
        </w:rPr>
        <w:t>Organizing Atoms</w:t>
      </w:r>
    </w:p>
    <w:p w:rsidRPr="00E21685" w:rsidR="004B00E2" w:rsidP="4368E1FA" w:rsidRDefault="5B25A4C0" w14:paraId="4512A32D" w14:textId="43A9D9C5" w14:noSpellErr="1">
      <w:pPr>
        <w:pStyle w:val="NoSpacing"/>
        <w:rPr>
          <w:rStyle w:val="Heading2Char"/>
          <w:rFonts w:cs="Calibri" w:cstheme="majorAscii"/>
          <w:b w:val="0"/>
          <w:bCs w:val="0"/>
          <w:color w:val="auto"/>
          <w:sz w:val="22"/>
          <w:szCs w:val="22"/>
        </w:rPr>
      </w:pPr>
      <w:commentRangeStart w:id="1628293167"/>
      <w:r w:rsidRPr="4368E1FA" w:rsidR="5B25A4C0">
        <w:rPr>
          <w:rStyle w:val="Heading2Char"/>
          <w:rFonts w:cs="Calibri" w:cstheme="majorAscii"/>
          <w:b w:val="0"/>
          <w:bCs w:val="0"/>
          <w:color w:val="auto"/>
          <w:sz w:val="22"/>
          <w:szCs w:val="22"/>
        </w:rPr>
        <w:t>Given the following atoms, propose a way to organize them in a chart so that the chart is useful to predict the elements’ properties.</w:t>
      </w:r>
    </w:p>
    <w:p w:rsidRPr="00E21685" w:rsidR="004B00E2" w:rsidP="4368E1FA" w:rsidRDefault="66F0F3E8" w14:paraId="6EB47357" w14:textId="55BE2EE4" w14:noSpellErr="1">
      <w:pPr>
        <w:pStyle w:val="NoSpacing"/>
        <w:rPr>
          <w:rStyle w:val="Heading2Char"/>
          <w:rFonts w:cs="Calibri" w:cstheme="majorAscii"/>
          <w:b w:val="0"/>
          <w:bCs w:val="0"/>
          <w:color w:val="auto"/>
          <w:sz w:val="22"/>
          <w:szCs w:val="22"/>
        </w:rPr>
      </w:pPr>
      <w:r w:rsidRPr="4368E1FA" w:rsidR="66F0F3E8">
        <w:rPr>
          <w:rStyle w:val="Heading2Char"/>
          <w:rFonts w:cs="Calibri" w:cstheme="majorAscii"/>
          <w:b w:val="0"/>
          <w:bCs w:val="0"/>
          <w:color w:val="auto"/>
          <w:sz w:val="22"/>
          <w:szCs w:val="22"/>
        </w:rPr>
        <w:t xml:space="preserve">Al, </w:t>
      </w:r>
      <w:r w:rsidRPr="4368E1FA" w:rsidR="66F0F3E8">
        <w:rPr>
          <w:rStyle w:val="Heading2Char"/>
          <w:rFonts w:cs="Calibri" w:cstheme="majorAscii"/>
          <w:b w:val="0"/>
          <w:bCs w:val="0"/>
          <w:color w:val="auto"/>
          <w:sz w:val="22"/>
          <w:szCs w:val="22"/>
        </w:rPr>
        <w:t>Ar</w:t>
      </w:r>
      <w:r w:rsidRPr="4368E1FA" w:rsidR="66F0F3E8">
        <w:rPr>
          <w:rStyle w:val="Heading2Char"/>
          <w:rFonts w:cs="Calibri" w:cstheme="majorAscii"/>
          <w:b w:val="0"/>
          <w:bCs w:val="0"/>
          <w:color w:val="auto"/>
          <w:sz w:val="22"/>
          <w:szCs w:val="22"/>
        </w:rPr>
        <w:t xml:space="preserve">, B, Be, Br, C, Ca, Cl, F, H, He, Li, K, Mg, N, Na, Ne, O, </w:t>
      </w:r>
      <w:r w:rsidRPr="4368E1FA" w:rsidR="23F6480F">
        <w:rPr>
          <w:rStyle w:val="Heading2Char"/>
          <w:rFonts w:cs="Calibri" w:cstheme="majorAscii"/>
          <w:b w:val="0"/>
          <w:bCs w:val="0"/>
          <w:color w:val="auto"/>
          <w:sz w:val="22"/>
          <w:szCs w:val="22"/>
        </w:rPr>
        <w:t xml:space="preserve">P, </w:t>
      </w:r>
      <w:r w:rsidRPr="4368E1FA" w:rsidR="66F0F3E8">
        <w:rPr>
          <w:rStyle w:val="Heading2Char"/>
          <w:rFonts w:cs="Calibri" w:cstheme="majorAscii"/>
          <w:b w:val="0"/>
          <w:bCs w:val="0"/>
          <w:color w:val="auto"/>
          <w:sz w:val="22"/>
          <w:szCs w:val="22"/>
        </w:rPr>
        <w:t>S, Si</w:t>
      </w:r>
      <w:commentRangeEnd w:id="1628293167"/>
      <w:r>
        <w:rPr>
          <w:rStyle w:val="CommentReference"/>
        </w:rPr>
        <w:commentReference w:id="1628293167"/>
      </w:r>
    </w:p>
    <w:p w:rsidR="00347876" w:rsidP="6B9F1A11" w:rsidRDefault="001300EF" w14:paraId="37112CB6" w14:textId="77777777" w14:noSpellErr="1">
      <w:pPr>
        <w:pStyle w:val="NoSpacing"/>
        <w:rPr>
          <w:rFonts w:ascii="Calibri" w:hAnsi="Calibri" w:cs="Calibri" w:asciiTheme="majorAscii" w:hAnsiTheme="majorAscii" w:cstheme="majorAscii"/>
        </w:rPr>
      </w:pPr>
      <w:r>
        <w:br/>
      </w:r>
      <w:commentRangeStart w:id="868467268"/>
      <w:r w:rsidRPr="6B9F1A11" w:rsidR="6B9F1A11">
        <w:rPr>
          <w:rFonts w:ascii="Calibri" w:hAnsi="Calibri" w:cs="Calibri" w:asciiTheme="majorAscii" w:hAnsiTheme="majorAscii" w:cstheme="majorAscii"/>
        </w:rPr>
        <w:t>T</w:t>
      </w:r>
      <w:r w:rsidRPr="6B9F1A11" w:rsidR="6B9F1A11">
        <w:rPr>
          <w:rFonts w:ascii="Calibri" w:hAnsi="Calibri" w:cs="Calibri" w:asciiTheme="majorAscii" w:hAnsiTheme="majorAscii" w:cstheme="majorAscii"/>
        </w:rPr>
        <w:t xml:space="preserve">he </w:t>
      </w:r>
      <w:r w:rsidRPr="6B9F1A11" w:rsidR="6B9F1A11">
        <w:rPr>
          <w:rFonts w:ascii="Calibri" w:hAnsi="Calibri" w:cs="Calibri" w:asciiTheme="majorAscii" w:hAnsiTheme="majorAscii" w:cstheme="majorAscii"/>
        </w:rPr>
        <w:t xml:space="preserve">Development </w:t>
      </w:r>
      <w:r w:rsidRPr="6B9F1A11" w:rsidR="6B9F1A11">
        <w:rPr>
          <w:rFonts w:ascii="Calibri" w:hAnsi="Calibri" w:cs="Calibri" w:asciiTheme="majorAscii" w:hAnsiTheme="majorAscii" w:cstheme="majorAscii"/>
        </w:rPr>
        <w:t>in</w:t>
      </w:r>
      <w:r w:rsidRPr="6B9F1A11" w:rsidR="6B9F1A11">
        <w:rPr>
          <w:rFonts w:ascii="Calibri" w:hAnsi="Calibri" w:cs="Calibri" w:asciiTheme="majorAscii" w:hAnsiTheme="majorAscii" w:cstheme="majorAscii"/>
        </w:rPr>
        <w:t xml:space="preserve"> the </w:t>
      </w:r>
      <w:r w:rsidRPr="6B9F1A11" w:rsidR="6B9F1A11">
        <w:rPr>
          <w:rFonts w:ascii="Calibri" w:hAnsi="Calibri" w:cs="Calibri" w:asciiTheme="majorAscii" w:hAnsiTheme="majorAscii" w:cstheme="majorAscii"/>
        </w:rPr>
        <w:t>Periodic T</w:t>
      </w:r>
      <w:r w:rsidRPr="6B9F1A11" w:rsidR="6B9F1A11">
        <w:rPr>
          <w:rFonts w:ascii="Calibri" w:hAnsi="Calibri" w:cs="Calibri" w:asciiTheme="majorAscii" w:hAnsiTheme="majorAscii" w:cstheme="majorAscii"/>
        </w:rPr>
        <w:t xml:space="preserve">able </w:t>
      </w:r>
      <w:r w:rsidRPr="6B9F1A11" w:rsidR="6B9F1A11">
        <w:rPr>
          <w:rFonts w:ascii="Calibri" w:hAnsi="Calibri" w:cs="Calibri" w:asciiTheme="majorAscii" w:hAnsiTheme="majorAscii" w:cstheme="majorAscii"/>
        </w:rPr>
        <w:t xml:space="preserve">was </w:t>
      </w:r>
      <w:r w:rsidRPr="6B9F1A11" w:rsidR="6B9F1A11">
        <w:rPr>
          <w:rFonts w:ascii="Calibri" w:hAnsi="Calibri" w:cs="Calibri" w:asciiTheme="majorAscii" w:hAnsiTheme="majorAscii" w:cstheme="majorAscii"/>
        </w:rPr>
        <w:t>Carried Out by Many Scientists</w:t>
      </w:r>
      <w:r w:rsidRPr="6B9F1A11" w:rsidR="6B9F1A11">
        <w:rPr>
          <w:rFonts w:ascii="Calibri" w:hAnsi="Calibri" w:cs="Calibri" w:asciiTheme="majorAscii" w:hAnsiTheme="majorAscii" w:cstheme="majorAscii"/>
        </w:rPr>
        <w:t xml:space="preserve"> and </w:t>
      </w:r>
      <w:r w:rsidRPr="6B9F1A11" w:rsidR="6B9F1A11">
        <w:rPr>
          <w:rFonts w:ascii="Calibri" w:hAnsi="Calibri" w:cs="Calibri" w:asciiTheme="majorAscii" w:hAnsiTheme="majorAscii" w:cstheme="majorAscii"/>
        </w:rPr>
        <w:t>Spanned Several Deca</w:t>
      </w:r>
      <w:r w:rsidRPr="6B9F1A11" w:rsidR="6B9F1A11">
        <w:rPr>
          <w:rFonts w:ascii="Calibri" w:hAnsi="Calibri" w:cs="Calibri" w:asciiTheme="majorAscii" w:hAnsiTheme="majorAscii" w:cstheme="majorAscii"/>
        </w:rPr>
        <w:t xml:space="preserve">des. </w:t>
      </w:r>
      <w:r w:rsidRPr="6B9F1A11" w:rsidR="6B9F1A11">
        <w:rPr>
          <w:rFonts w:ascii="Calibri" w:hAnsi="Calibri" w:cs="Calibri" w:asciiTheme="majorAscii" w:hAnsiTheme="majorAscii" w:cstheme="majorAscii"/>
        </w:rPr>
        <w:t>Here’s</w:t>
      </w:r>
      <w:r w:rsidRPr="6B9F1A11" w:rsidR="6B9F1A11">
        <w:rPr>
          <w:rFonts w:ascii="Calibri" w:hAnsi="Calibri" w:cs="Calibri" w:asciiTheme="majorAscii" w:hAnsiTheme="majorAscii" w:cstheme="majorAscii"/>
        </w:rPr>
        <w:t xml:space="preserve"> </w:t>
      </w:r>
      <w:r w:rsidRPr="6B9F1A11" w:rsidR="6B9F1A11">
        <w:rPr>
          <w:rFonts w:ascii="Calibri" w:hAnsi="Calibri" w:cs="Calibri" w:asciiTheme="majorAscii" w:hAnsiTheme="majorAscii" w:cstheme="majorAscii"/>
        </w:rPr>
        <w:t xml:space="preserve">a </w:t>
      </w:r>
      <w:r w:rsidRPr="6B9F1A11" w:rsidR="6B9F1A11">
        <w:rPr>
          <w:rFonts w:ascii="Calibri" w:hAnsi="Calibri" w:cs="Calibri" w:asciiTheme="majorAscii" w:hAnsiTheme="majorAscii" w:cstheme="majorAscii"/>
        </w:rPr>
        <w:t xml:space="preserve">Breakdown </w:t>
      </w:r>
      <w:r w:rsidRPr="6B9F1A11" w:rsidR="6B9F1A11">
        <w:rPr>
          <w:rFonts w:ascii="Calibri" w:hAnsi="Calibri" w:cs="Calibri" w:asciiTheme="majorAscii" w:hAnsiTheme="majorAscii" w:cstheme="majorAscii"/>
        </w:rPr>
        <w:t xml:space="preserve">of </w:t>
      </w:r>
      <w:r w:rsidRPr="6B9F1A11" w:rsidR="6B9F1A11">
        <w:rPr>
          <w:rFonts w:ascii="Calibri" w:hAnsi="Calibri" w:cs="Calibri" w:asciiTheme="majorAscii" w:hAnsiTheme="majorAscii" w:cstheme="majorAscii"/>
        </w:rPr>
        <w:t xml:space="preserve">How It Happened </w:t>
      </w:r>
      <w:r w:rsidRPr="6B9F1A11" w:rsidR="6B9F1A11">
        <w:rPr>
          <w:rFonts w:ascii="Calibri" w:hAnsi="Calibri" w:cs="Calibri" w:asciiTheme="majorAscii" w:hAnsiTheme="majorAscii" w:cstheme="majorAscii"/>
        </w:rPr>
        <w:t xml:space="preserve">and </w:t>
      </w:r>
      <w:r w:rsidRPr="6B9F1A11" w:rsidR="6B9F1A11">
        <w:rPr>
          <w:rFonts w:ascii="Calibri" w:hAnsi="Calibri" w:cs="Calibri" w:asciiTheme="majorAscii" w:hAnsiTheme="majorAscii" w:cstheme="majorAscii"/>
        </w:rPr>
        <w:t xml:space="preserve">Why </w:t>
      </w:r>
      <w:r w:rsidRPr="6B9F1A11" w:rsidR="6B9F1A11">
        <w:rPr>
          <w:rFonts w:ascii="Calibri" w:hAnsi="Calibri" w:cs="Calibri" w:asciiTheme="majorAscii" w:hAnsiTheme="majorAscii" w:cstheme="majorAscii"/>
        </w:rPr>
        <w:t>It’s</w:t>
      </w:r>
      <w:r w:rsidRPr="6B9F1A11" w:rsidR="6B9F1A11">
        <w:rPr>
          <w:rFonts w:ascii="Calibri" w:hAnsi="Calibri" w:cs="Calibri" w:asciiTheme="majorAscii" w:hAnsiTheme="majorAscii" w:cstheme="majorAscii"/>
        </w:rPr>
        <w:t xml:space="preserve"> Important</w:t>
      </w:r>
      <w:r w:rsidRPr="6B9F1A11" w:rsidR="6B9F1A11">
        <w:rPr>
          <w:rFonts w:ascii="Calibri" w:hAnsi="Calibri" w:cs="Calibri" w:asciiTheme="majorAscii" w:hAnsiTheme="majorAscii" w:cstheme="majorAscii"/>
        </w:rPr>
        <w:t>.</w:t>
      </w:r>
      <w:commentRangeEnd w:id="868467268"/>
      <w:r>
        <w:rPr>
          <w:rStyle w:val="CommentReference"/>
        </w:rPr>
        <w:commentReference w:id="868467268"/>
      </w:r>
    </w:p>
    <w:p w:rsidR="00347876" w:rsidP="27BC8BC9" w:rsidRDefault="00347876" w14:paraId="2A64E28A" w14:textId="77777777">
      <w:pPr>
        <w:pStyle w:val="NoSpacing"/>
        <w:rPr>
          <w:rFonts w:asciiTheme="majorHAnsi" w:hAnsiTheme="majorHAnsi" w:cstheme="majorHAnsi"/>
        </w:rPr>
      </w:pPr>
    </w:p>
    <w:p w:rsidRPr="00E21685" w:rsidR="004B00E2" w:rsidP="27BC8BC9" w:rsidRDefault="001300EF" w14:paraId="2B174B20" w14:textId="28ED15AA">
      <w:pPr>
        <w:pStyle w:val="NoSpacing"/>
        <w:rPr>
          <w:rStyle w:val="Heading2Char"/>
          <w:rFonts w:cstheme="majorHAnsi"/>
          <w:color w:val="auto"/>
        </w:rPr>
      </w:pPr>
      <w:r w:rsidRPr="00E21685">
        <w:rPr>
          <w:rFonts w:asciiTheme="majorHAnsi" w:hAnsiTheme="majorHAnsi" w:cstheme="majorHAnsi"/>
        </w:rPr>
        <w:br/>
      </w:r>
      <w:r w:rsidRPr="00E21685">
        <w:rPr>
          <w:rFonts w:asciiTheme="majorHAnsi" w:hAnsiTheme="majorHAnsi" w:cstheme="majorHAnsi"/>
        </w:rPr>
        <w:br/>
      </w:r>
      <w:r w:rsidRPr="00313F6B" w:rsidR="004D4564">
        <w:rPr>
          <w:rStyle w:val="Heading2Char"/>
          <w:rFonts w:cstheme="majorHAnsi"/>
          <w:b w:val="0"/>
          <w:bCs w:val="0"/>
          <w:color w:val="auto"/>
        </w:rPr>
        <w:t xml:space="preserve"> </w:t>
      </w:r>
      <w:r w:rsidRPr="00313F6B" w:rsidR="005065CC">
        <w:rPr>
          <w:rStyle w:val="Heading2Char"/>
          <w:rFonts w:cstheme="majorHAnsi"/>
          <w:b w:val="0"/>
          <w:bCs w:val="0"/>
          <w:color w:val="auto"/>
        </w:rPr>
        <w:t>&lt;</w:t>
      </w:r>
      <w:r w:rsidRPr="00257A5A" w:rsidR="00150A6A">
        <w:rPr>
          <w:rStyle w:val="Heading2Char"/>
          <w:rFonts w:cstheme="majorHAnsi"/>
          <w:b w:val="0"/>
          <w:bCs w:val="0"/>
          <w:color w:val="auto"/>
        </w:rPr>
        <w:t>H1</w:t>
      </w:r>
      <w:r w:rsidRPr="00257A5A" w:rsidR="00531E8B">
        <w:rPr>
          <w:rStyle w:val="Heading2Char"/>
          <w:rFonts w:cstheme="majorHAnsi"/>
          <w:b w:val="0"/>
          <w:bCs w:val="0"/>
          <w:color w:val="auto"/>
        </w:rPr>
        <w:t>&gt;</w:t>
      </w:r>
      <w:r w:rsidRPr="00E21685" w:rsidR="005065CC">
        <w:rPr>
          <w:rStyle w:val="Heading2Char"/>
          <w:rFonts w:cstheme="majorHAnsi"/>
          <w:bCs w:val="0"/>
          <w:color w:val="auto"/>
        </w:rPr>
        <w:t xml:space="preserve"> </w:t>
      </w:r>
      <w:r w:rsidRPr="00E21685" w:rsidR="0053253B">
        <w:rPr>
          <w:rStyle w:val="Heading2Char"/>
          <w:rFonts w:cstheme="majorHAnsi"/>
          <w:bCs w:val="0"/>
          <w:color w:val="auto"/>
        </w:rPr>
        <w:t>Lightbulb</w:t>
      </w:r>
      <w:r w:rsidRPr="00800A1C" w:rsidR="0053253B">
        <w:rPr>
          <w:rStyle w:val="Heading2Char"/>
          <w:rFonts w:cstheme="majorHAnsi"/>
          <w:b w:val="0"/>
          <w:bCs w:val="0"/>
          <w:color w:val="auto"/>
        </w:rPr>
        <w:t xml:space="preserve">: </w:t>
      </w:r>
      <w:r w:rsidRPr="00E21685" w:rsidR="004D4564">
        <w:rPr>
          <w:rStyle w:val="Heading2Char"/>
          <w:rFonts w:cstheme="majorHAnsi"/>
          <w:color w:val="auto"/>
        </w:rPr>
        <w:t>Mendeleev’s Contribution</w:t>
      </w:r>
    </w:p>
    <w:p w:rsidRPr="00E21685" w:rsidR="000A12EF" w:rsidP="00E21685" w:rsidRDefault="00D5338E" w14:paraId="57A99D7F" w14:textId="18417F60">
      <w:pPr>
        <w:jc w:val="center"/>
        <w:rPr>
          <w:rFonts w:asciiTheme="majorHAnsi" w:hAnsiTheme="majorHAnsi" w:cstheme="majorHAnsi"/>
        </w:rPr>
      </w:pPr>
      <w:commentRangeStart w:id="1"/>
      <w:r w:rsidRPr="00313F6B">
        <w:rPr>
          <w:rFonts w:eastAsia="Times New Roman" w:asciiTheme="majorHAnsi" w:hAnsiTheme="majorHAnsi" w:cstheme="majorHAnsi"/>
          <w:noProof/>
        </w:rPr>
        <w:drawing>
          <wp:inline distT="0" distB="0" distL="0" distR="0" wp14:anchorId="02DF15C8" wp14:editId="43533BE6">
            <wp:extent cx="4254577" cy="29924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4577" cy="2992426"/>
                    </a:xfrm>
                    <a:prstGeom prst="rect">
                      <a:avLst/>
                    </a:prstGeom>
                  </pic:spPr>
                </pic:pic>
              </a:graphicData>
            </a:graphic>
          </wp:inline>
        </w:drawing>
      </w:r>
      <w:commentRangeEnd w:id="1"/>
      <w:r w:rsidRPr="00E21685">
        <w:rPr>
          <w:rStyle w:val="CommentReference"/>
          <w:rFonts w:asciiTheme="majorHAnsi" w:hAnsiTheme="majorHAnsi" w:cstheme="majorHAnsi"/>
        </w:rPr>
        <w:commentReference w:id="1"/>
      </w:r>
    </w:p>
    <w:p w:rsidRPr="00E21685" w:rsidR="00FF45BA" w:rsidP="00E21685" w:rsidRDefault="000A12EF" w14:paraId="08528063" w14:textId="7E0FF4E7">
      <w:pPr>
        <w:jc w:val="center"/>
        <w:rPr>
          <w:rFonts w:asciiTheme="majorHAnsi" w:hAnsiTheme="majorHAnsi" w:cstheme="majorHAnsi"/>
        </w:rPr>
      </w:pPr>
      <w:r w:rsidRPr="00E21685">
        <w:rPr>
          <w:rFonts w:asciiTheme="majorHAnsi" w:hAnsiTheme="majorHAnsi" w:cstheme="majorHAnsi"/>
        </w:rPr>
        <w:t>Figure 5.</w:t>
      </w:r>
      <w:r w:rsidRPr="00E21685" w:rsidR="00D5338E">
        <w:rPr>
          <w:rFonts w:asciiTheme="majorHAnsi" w:hAnsiTheme="majorHAnsi" w:cstheme="majorHAnsi"/>
        </w:rPr>
        <w:t>2.</w:t>
      </w:r>
      <w:r w:rsidRPr="00E21685">
        <w:rPr>
          <w:rFonts w:asciiTheme="majorHAnsi" w:hAnsiTheme="majorHAnsi" w:cstheme="majorHAnsi"/>
        </w:rPr>
        <w:t xml:space="preserve"> Mendeleev </w:t>
      </w:r>
      <w:r w:rsidRPr="00E21685" w:rsidR="0040458A">
        <w:rPr>
          <w:rFonts w:asciiTheme="majorHAnsi" w:hAnsiTheme="majorHAnsi" w:cstheme="majorHAnsi"/>
        </w:rPr>
        <w:t>periodic table</w:t>
      </w:r>
    </w:p>
    <w:p w:rsidRPr="00E21685" w:rsidR="004B00E2" w:rsidP="4368E1FA" w:rsidRDefault="000A12EF" w14:paraId="37A9D51B" w14:textId="24DEE64C" w14:noSpellErr="1">
      <w:pPr>
        <w:rPr>
          <w:rStyle w:val="Heading2Char"/>
          <w:rFonts w:cs="Calibri" w:cstheme="majorAscii"/>
          <w:color w:val="auto"/>
        </w:rPr>
      </w:pPr>
      <w:r>
        <w:br/>
      </w:r>
      <w:r w:rsidRPr="4368E1FA" w:rsidR="004D4564">
        <w:rPr>
          <w:rFonts w:ascii="Calibri" w:hAnsi="Calibri" w:cs="Calibri" w:asciiTheme="majorAscii" w:hAnsiTheme="majorAscii" w:cstheme="majorAscii"/>
        </w:rPr>
        <w:t xml:space="preserve">In 1869, Dmitri Mendeleev, a Russian chemist, was trying to organize the known elements in a way that made sense. At the time, about 63 elements were known, and their properties were often puzzling. Mendeleev arranged the elements by increasing atomic mass. He noticed that elements with </w:t>
      </w:r>
      <w:r w:rsidRPr="4368E1FA" w:rsidR="004D4564">
        <w:rPr>
          <w:rFonts w:ascii="Calibri" w:hAnsi="Calibri" w:cs="Calibri" w:asciiTheme="majorAscii" w:hAnsiTheme="majorAscii" w:cstheme="majorAscii"/>
        </w:rPr>
        <w:t>similar properties</w:t>
      </w:r>
      <w:r w:rsidRPr="4368E1FA" w:rsidR="004D4564">
        <w:rPr>
          <w:rFonts w:ascii="Calibri" w:hAnsi="Calibri" w:cs="Calibri" w:asciiTheme="majorAscii" w:hAnsiTheme="majorAscii" w:cstheme="majorAscii"/>
        </w:rPr>
        <w:t xml:space="preserve"> appeared at regular intervals, and this led him to create the first version of the periodic table.</w:t>
      </w:r>
      <w:r>
        <w:br/>
      </w:r>
      <w:r>
        <w:br/>
      </w:r>
      <w:r w:rsidRPr="4368E1FA" w:rsidR="004D4564">
        <w:rPr>
          <w:rFonts w:ascii="Calibri" w:hAnsi="Calibri" w:cs="Calibri" w:asciiTheme="majorAscii" w:hAnsiTheme="majorAscii" w:cstheme="majorAscii"/>
        </w:rPr>
        <w:t xml:space="preserve">Mendeleev’s table had some gaps, but he was bold enough to predict that these gaps represented elements that </w:t>
      </w:r>
      <w:r w:rsidRPr="4368E1FA" w:rsidR="004D4564">
        <w:rPr>
          <w:rFonts w:ascii="Calibri" w:hAnsi="Calibri" w:cs="Calibri" w:asciiTheme="majorAscii" w:hAnsiTheme="majorAscii" w:cstheme="majorAscii"/>
        </w:rPr>
        <w:t>hadn’t</w:t>
      </w:r>
      <w:r w:rsidRPr="4368E1FA" w:rsidR="004D4564">
        <w:rPr>
          <w:rFonts w:ascii="Calibri" w:hAnsi="Calibri" w:cs="Calibri" w:asciiTheme="majorAscii" w:hAnsiTheme="majorAscii" w:cstheme="majorAscii"/>
        </w:rPr>
        <w:t xml:space="preserve"> been discovered yet. When these elements were later found, they fit perfectly into Mendeleev’s table, proving that his system worked well</w:t>
      </w:r>
      <w:r w:rsidRPr="4368E1FA" w:rsidR="0040458A">
        <w:rPr>
          <w:rFonts w:ascii="Calibri" w:hAnsi="Calibri" w:cs="Calibri" w:asciiTheme="majorAscii" w:hAnsiTheme="majorAscii" w:cstheme="majorAscii"/>
        </w:rPr>
        <w:t xml:space="preserve"> – </w:t>
      </w:r>
      <w:r w:rsidRPr="4368E1FA" w:rsidR="004D4564">
        <w:rPr>
          <w:rFonts w:ascii="Calibri" w:hAnsi="Calibri" w:cs="Calibri" w:asciiTheme="majorAscii" w:hAnsiTheme="majorAscii" w:cstheme="majorAscii"/>
        </w:rPr>
        <w:t>for the most part.</w:t>
      </w:r>
      <w:r>
        <w:br/>
      </w:r>
      <w:r>
        <w:br/>
      </w:r>
      <w:r w:rsidRPr="4368E1FA" w:rsidR="004D4564">
        <w:rPr>
          <w:rFonts w:ascii="Calibri" w:hAnsi="Calibri" w:cs="Calibri" w:asciiTheme="majorAscii" w:hAnsiTheme="majorAscii" w:cstheme="majorAscii"/>
        </w:rPr>
        <w:t xml:space="preserve">However, there were some issues. A few elements </w:t>
      </w:r>
      <w:r w:rsidRPr="4368E1FA" w:rsidR="004D4564">
        <w:rPr>
          <w:rFonts w:ascii="Calibri" w:hAnsi="Calibri" w:cs="Calibri" w:asciiTheme="majorAscii" w:hAnsiTheme="majorAscii" w:cstheme="majorAscii"/>
        </w:rPr>
        <w:t>didn’t</w:t>
      </w:r>
      <w:r w:rsidRPr="4368E1FA" w:rsidR="004D4564">
        <w:rPr>
          <w:rFonts w:ascii="Calibri" w:hAnsi="Calibri" w:cs="Calibri" w:asciiTheme="majorAscii" w:hAnsiTheme="majorAscii" w:cstheme="majorAscii"/>
        </w:rPr>
        <w:t xml:space="preserve"> seem to fit properly when ordered by atomic mass. For example, iodine </w:t>
      </w:r>
      <w:r w:rsidRPr="4368E1FA" w:rsidR="00AF278A">
        <w:rPr>
          <w:rFonts w:ascii="Calibri" w:hAnsi="Calibri" w:cs="Calibri" w:asciiTheme="majorAscii" w:hAnsiTheme="majorAscii" w:cstheme="majorAscii"/>
        </w:rPr>
        <w:t xml:space="preserve">(atomic mass: 126.90 u) </w:t>
      </w:r>
      <w:r w:rsidRPr="4368E1FA" w:rsidR="00116522">
        <w:rPr>
          <w:rFonts w:ascii="Calibri" w:hAnsi="Calibri" w:cs="Calibri" w:asciiTheme="majorAscii" w:hAnsiTheme="majorAscii" w:cstheme="majorAscii"/>
        </w:rPr>
        <w:t xml:space="preserve">was placed after </w:t>
      </w:r>
      <w:r w:rsidRPr="4368E1FA" w:rsidR="004D4564">
        <w:rPr>
          <w:rFonts w:ascii="Calibri" w:hAnsi="Calibri" w:cs="Calibri" w:asciiTheme="majorAscii" w:hAnsiTheme="majorAscii" w:cstheme="majorAscii"/>
        </w:rPr>
        <w:t xml:space="preserve">tellurium </w:t>
      </w:r>
      <w:r w:rsidRPr="4368E1FA" w:rsidR="00AF278A">
        <w:rPr>
          <w:rFonts w:ascii="Calibri" w:hAnsi="Calibri" w:cs="Calibri" w:asciiTheme="majorAscii" w:hAnsiTheme="majorAscii" w:cstheme="majorAscii"/>
        </w:rPr>
        <w:t xml:space="preserve">(atomic mass: 127.60 u) </w:t>
      </w:r>
      <w:r w:rsidRPr="4368E1FA" w:rsidR="00116522">
        <w:rPr>
          <w:rFonts w:ascii="Calibri" w:hAnsi="Calibri" w:cs="Calibri" w:asciiTheme="majorAscii" w:hAnsiTheme="majorAscii" w:cstheme="majorAscii"/>
        </w:rPr>
        <w:t xml:space="preserve">which </w:t>
      </w:r>
      <w:r w:rsidRPr="4368E1FA" w:rsidR="004D4564">
        <w:rPr>
          <w:rFonts w:ascii="Calibri" w:hAnsi="Calibri" w:cs="Calibri" w:asciiTheme="majorAscii" w:hAnsiTheme="majorAscii" w:cstheme="majorAscii"/>
        </w:rPr>
        <w:t xml:space="preserve">appeared wrong order </w:t>
      </w:r>
      <w:r w:rsidRPr="4368E1FA" w:rsidR="00116522">
        <w:rPr>
          <w:rFonts w:ascii="Calibri" w:hAnsi="Calibri" w:cs="Calibri" w:asciiTheme="majorAscii" w:hAnsiTheme="majorAscii" w:cstheme="majorAscii"/>
        </w:rPr>
        <w:t xml:space="preserve">according </w:t>
      </w:r>
      <w:r w:rsidRPr="4368E1FA" w:rsidR="001A25AA">
        <w:rPr>
          <w:rFonts w:ascii="Calibri" w:hAnsi="Calibri" w:cs="Calibri" w:asciiTheme="majorAscii" w:hAnsiTheme="majorAscii" w:cstheme="majorAscii"/>
        </w:rPr>
        <w:t xml:space="preserve">to </w:t>
      </w:r>
      <w:r w:rsidRPr="4368E1FA" w:rsidR="004D4564">
        <w:rPr>
          <w:rFonts w:ascii="Calibri" w:hAnsi="Calibri" w:cs="Calibri" w:asciiTheme="majorAscii" w:hAnsiTheme="majorAscii" w:cstheme="majorAscii"/>
        </w:rPr>
        <w:t xml:space="preserve">their </w:t>
      </w:r>
      <w:r w:rsidRPr="4368E1FA" w:rsidR="00116522">
        <w:rPr>
          <w:rFonts w:ascii="Calibri" w:hAnsi="Calibri" w:cs="Calibri" w:asciiTheme="majorAscii" w:hAnsiTheme="majorAscii" w:cstheme="majorAscii"/>
        </w:rPr>
        <w:t xml:space="preserve">atomic </w:t>
      </w:r>
      <w:r w:rsidRPr="4368E1FA" w:rsidR="004D4564">
        <w:rPr>
          <w:rFonts w:ascii="Calibri" w:hAnsi="Calibri" w:cs="Calibri" w:asciiTheme="majorAscii" w:hAnsiTheme="majorAscii" w:cstheme="majorAscii"/>
        </w:rPr>
        <w:t xml:space="preserve">masses, </w:t>
      </w:r>
      <w:commentRangeStart w:id="1789812634"/>
      <w:r w:rsidRPr="4368E1FA" w:rsidR="004D4564">
        <w:rPr>
          <w:rFonts w:ascii="Calibri" w:hAnsi="Calibri" w:cs="Calibri" w:asciiTheme="majorAscii" w:hAnsiTheme="majorAscii" w:cstheme="majorAscii"/>
        </w:rPr>
        <w:t xml:space="preserve">but </w:t>
      </w:r>
      <w:r w:rsidRPr="4368E1FA" w:rsidR="00116522">
        <w:rPr>
          <w:rFonts w:ascii="Calibri" w:hAnsi="Calibri" w:cs="Calibri" w:asciiTheme="majorAscii" w:hAnsiTheme="majorAscii" w:cstheme="majorAscii"/>
        </w:rPr>
        <w:t xml:space="preserve">the </w:t>
      </w:r>
      <w:r w:rsidRPr="4368E1FA" w:rsidR="00116522">
        <w:rPr>
          <w:rFonts w:ascii="Calibri" w:hAnsi="Calibri" w:cs="Calibri" w:asciiTheme="majorAscii" w:hAnsiTheme="majorAscii" w:cstheme="majorAscii"/>
        </w:rPr>
        <w:t xml:space="preserve">positions were right as per </w:t>
      </w:r>
      <w:r w:rsidRPr="4368E1FA" w:rsidR="004D4564">
        <w:rPr>
          <w:rFonts w:ascii="Calibri" w:hAnsi="Calibri" w:cs="Calibri" w:asciiTheme="majorAscii" w:hAnsiTheme="majorAscii" w:cstheme="majorAscii"/>
        </w:rPr>
        <w:t xml:space="preserve">their </w:t>
      </w:r>
      <w:r w:rsidRPr="4368E1FA" w:rsidR="00116522">
        <w:rPr>
          <w:rFonts w:ascii="Calibri" w:hAnsi="Calibri" w:cs="Calibri" w:asciiTheme="majorAscii" w:hAnsiTheme="majorAscii" w:cstheme="majorAscii"/>
        </w:rPr>
        <w:t xml:space="preserve">physical and chemical </w:t>
      </w:r>
      <w:r w:rsidRPr="4368E1FA" w:rsidR="004D4564">
        <w:rPr>
          <w:rFonts w:ascii="Calibri" w:hAnsi="Calibri" w:cs="Calibri" w:asciiTheme="majorAscii" w:hAnsiTheme="majorAscii" w:cstheme="majorAscii"/>
        </w:rPr>
        <w:t>properties.</w:t>
      </w:r>
      <w:commentRangeEnd w:id="1789812634"/>
      <w:r>
        <w:rPr>
          <w:rStyle w:val="CommentReference"/>
        </w:rPr>
        <w:commentReference w:id="1789812634"/>
      </w:r>
      <w:r>
        <w:br/>
      </w:r>
      <w:r>
        <w:br/>
      </w:r>
      <w:r w:rsidRPr="4368E1FA" w:rsidR="004D4564">
        <w:rPr>
          <w:rFonts w:ascii="Calibri" w:hAnsi="Calibri" w:cs="Calibri" w:asciiTheme="majorAscii" w:hAnsiTheme="majorAscii" w:cstheme="majorAscii"/>
          <w:b w:val="1"/>
          <w:bCs w:val="1"/>
        </w:rPr>
        <w:t>Sample Problem:</w:t>
      </w:r>
      <w:r>
        <w:br/>
      </w:r>
      <w:r w:rsidRPr="4368E1FA" w:rsidR="004D4564">
        <w:rPr>
          <w:rFonts w:ascii="Calibri" w:hAnsi="Calibri" w:cs="Calibri" w:asciiTheme="majorAscii" w:hAnsiTheme="majorAscii" w:cstheme="majorAscii"/>
        </w:rPr>
        <w:t xml:space="preserve">Suppose </w:t>
      </w:r>
      <w:r w:rsidRPr="4368E1FA" w:rsidR="006E3F50">
        <w:rPr>
          <w:rFonts w:ascii="Calibri" w:hAnsi="Calibri" w:cs="Calibri" w:asciiTheme="majorAscii" w:hAnsiTheme="majorAscii" w:cstheme="majorAscii"/>
        </w:rPr>
        <w:t>you</w:t>
      </w:r>
      <w:r w:rsidRPr="4368E1FA" w:rsidR="004D4564">
        <w:rPr>
          <w:rFonts w:ascii="Calibri" w:hAnsi="Calibri" w:cs="Calibri" w:asciiTheme="majorAscii" w:hAnsiTheme="majorAscii" w:cstheme="majorAscii"/>
        </w:rPr>
        <w:t xml:space="preserve"> arrange the elements lithium (Li), beryllium (Be), and boron (B) based on atomic mass. Predict the element that would come next based on Mendeleev’s arrangement.</w:t>
      </w:r>
      <w:r>
        <w:br/>
      </w:r>
      <w:r>
        <w:br/>
      </w:r>
      <w:r w:rsidRPr="4368E1FA" w:rsidR="00531E8B">
        <w:rPr>
          <w:rStyle w:val="Heading2Char"/>
          <w:rFonts w:cs="Calibri" w:cstheme="majorAscii"/>
          <w:b w:val="0"/>
          <w:bCs w:val="0"/>
          <w:color w:val="auto"/>
        </w:rPr>
        <w:t xml:space="preserve">&lt;H2&gt; </w:t>
      </w:r>
      <w:r w:rsidRPr="4368E1FA" w:rsidR="004D4564">
        <w:rPr>
          <w:rStyle w:val="Heading2Char"/>
          <w:rFonts w:cs="Calibri" w:cstheme="majorAscii"/>
          <w:color w:val="auto"/>
        </w:rPr>
        <w:t>Progress Check</w:t>
      </w:r>
      <w:r w:rsidRPr="4368E1FA" w:rsidR="00531E8B">
        <w:rPr>
          <w:rStyle w:val="Heading2Char"/>
          <w:rFonts w:cs="Calibri" w:cstheme="majorAscii"/>
          <w:color w:val="auto"/>
        </w:rPr>
        <w:t xml:space="preserve"> </w:t>
      </w:r>
      <w:r w:rsidRPr="4368E1FA" w:rsidR="56CCB663">
        <w:rPr>
          <w:rStyle w:val="Heading2Char"/>
          <w:rFonts w:cs="Calibri" w:cstheme="majorAscii"/>
          <w:color w:val="auto"/>
        </w:rPr>
        <w:t>2</w:t>
      </w:r>
      <w:r>
        <w:br/>
      </w:r>
      <w:r w:rsidRPr="4368E1FA" w:rsidR="004D4564">
        <w:rPr>
          <w:rFonts w:ascii="Calibri" w:hAnsi="Calibri" w:cs="Calibri" w:asciiTheme="majorAscii" w:hAnsiTheme="majorAscii" w:cstheme="majorAscii"/>
        </w:rPr>
        <w:t>Given the following elements arranged by atomic mass: lithium (Li), potassium (K), and rubidium (Rb), predict which element might come next.</w:t>
      </w:r>
      <w:r>
        <w:br/>
      </w:r>
      <w:r>
        <w:br/>
      </w:r>
      <w:r>
        <w:br/>
      </w:r>
      <w:r w:rsidRPr="4368E1FA" w:rsidR="004D4564">
        <w:rPr>
          <w:rStyle w:val="Heading2Char"/>
          <w:rFonts w:cs="Calibri" w:cstheme="majorAscii"/>
          <w:b w:val="0"/>
          <w:bCs w:val="0"/>
          <w:color w:val="auto"/>
        </w:rPr>
        <w:t xml:space="preserve"> </w:t>
      </w:r>
      <w:r w:rsidRPr="4368E1FA" w:rsidR="00531E8B">
        <w:rPr>
          <w:rStyle w:val="Heading2Char"/>
          <w:rFonts w:cs="Calibri" w:cstheme="majorAscii"/>
          <w:b w:val="0"/>
          <w:bCs w:val="0"/>
          <w:color w:val="auto"/>
        </w:rPr>
        <w:t xml:space="preserve">&lt;H1&gt; </w:t>
      </w:r>
      <w:r w:rsidRPr="4368E1FA" w:rsidR="004D4564">
        <w:rPr>
          <w:rStyle w:val="Heading2Char"/>
          <w:rFonts w:cs="Calibri" w:cstheme="majorAscii"/>
          <w:color w:val="auto"/>
        </w:rPr>
        <w:t>Moseley’s Contribution</w:t>
      </w:r>
    </w:p>
    <w:p w:rsidRPr="00E21685" w:rsidR="000A12EF" w:rsidP="00E21685" w:rsidRDefault="004B00E2" w14:paraId="0B2188CC" w14:textId="77777777">
      <w:pPr>
        <w:jc w:val="center"/>
        <w:rPr>
          <w:rFonts w:asciiTheme="majorHAnsi" w:hAnsiTheme="majorHAnsi" w:cstheme="majorHAnsi"/>
        </w:rPr>
      </w:pPr>
      <w:commentRangeStart w:id="2"/>
      <w:r w:rsidRPr="00E21685">
        <w:rPr>
          <w:rFonts w:eastAsia="Times New Roman" w:asciiTheme="majorHAnsi" w:hAnsiTheme="majorHAnsi" w:cstheme="majorHAnsi"/>
          <w:noProof/>
        </w:rPr>
        <w:drawing>
          <wp:inline distT="0" distB="0" distL="0" distR="0" wp14:anchorId="1B08FA82" wp14:editId="427EFC35">
            <wp:extent cx="5486400" cy="2277794"/>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277794"/>
                    </a:xfrm>
                    <a:prstGeom prst="rect">
                      <a:avLst/>
                    </a:prstGeom>
                  </pic:spPr>
                </pic:pic>
              </a:graphicData>
            </a:graphic>
          </wp:inline>
        </w:drawing>
      </w:r>
      <w:commentRangeEnd w:id="2"/>
      <w:r w:rsidRPr="00E21685" w:rsidR="00150A6A">
        <w:rPr>
          <w:rStyle w:val="CommentReference"/>
          <w:rFonts w:asciiTheme="majorHAnsi" w:hAnsiTheme="majorHAnsi" w:cstheme="majorHAnsi"/>
        </w:rPr>
        <w:commentReference w:id="2"/>
      </w:r>
    </w:p>
    <w:p w:rsidRPr="00E21685" w:rsidR="00313F6B" w:rsidP="00E21685" w:rsidRDefault="000A12EF" w14:paraId="0065CD6F" w14:textId="6B759DF1">
      <w:pPr>
        <w:jc w:val="center"/>
        <w:rPr>
          <w:rFonts w:asciiTheme="majorHAnsi" w:hAnsiTheme="majorHAnsi" w:cstheme="majorHAnsi"/>
        </w:rPr>
      </w:pPr>
      <w:r w:rsidRPr="00E21685">
        <w:rPr>
          <w:rFonts w:asciiTheme="majorHAnsi" w:hAnsiTheme="majorHAnsi" w:cstheme="majorHAnsi"/>
        </w:rPr>
        <w:t>Figure 5.</w:t>
      </w:r>
      <w:r w:rsidRPr="00E21685" w:rsidR="00FF45BA">
        <w:rPr>
          <w:rFonts w:asciiTheme="majorHAnsi" w:hAnsiTheme="majorHAnsi" w:cstheme="majorHAnsi"/>
        </w:rPr>
        <w:t>3.</w:t>
      </w:r>
      <w:r w:rsidRPr="00E21685">
        <w:rPr>
          <w:rFonts w:asciiTheme="majorHAnsi" w:hAnsiTheme="majorHAnsi" w:cstheme="majorHAnsi"/>
        </w:rPr>
        <w:t xml:space="preserve"> Moseley periodic table</w:t>
      </w:r>
    </w:p>
    <w:p w:rsidRPr="00E21685" w:rsidR="009F4399" w:rsidP="4368E1FA" w:rsidRDefault="000A12EF" w14:paraId="2E466CC4" w14:textId="1A3920FC" w14:noSpellErr="1">
      <w:pPr>
        <w:rPr>
          <w:rFonts w:ascii="Calibri" w:hAnsi="Calibri" w:cs="Calibri" w:asciiTheme="majorAscii" w:hAnsiTheme="majorAscii" w:cstheme="majorAscii"/>
        </w:rPr>
      </w:pPr>
      <w:r>
        <w:br/>
      </w:r>
      <w:r w:rsidRPr="4368E1FA" w:rsidR="004D4564">
        <w:rPr>
          <w:rFonts w:ascii="Calibri" w:hAnsi="Calibri" w:cs="Calibri" w:asciiTheme="majorAscii" w:hAnsiTheme="majorAscii" w:cstheme="majorAscii"/>
        </w:rPr>
        <w:t xml:space="preserve">In 1913, Henry Moseley, an English physicist, discovered that the periodic table should be arranged according to atomic number, </w:t>
      </w:r>
      <w:r w:rsidRPr="4368E1FA" w:rsidR="006E3F50">
        <w:rPr>
          <w:rFonts w:ascii="Calibri" w:hAnsi="Calibri" w:cs="Calibri" w:asciiTheme="majorAscii" w:hAnsiTheme="majorAscii" w:cstheme="majorAscii"/>
        </w:rPr>
        <w:t xml:space="preserve">instead of </w:t>
      </w:r>
      <w:r w:rsidRPr="4368E1FA" w:rsidR="004D4564">
        <w:rPr>
          <w:rFonts w:ascii="Calibri" w:hAnsi="Calibri" w:cs="Calibri" w:asciiTheme="majorAscii" w:hAnsiTheme="majorAscii" w:cstheme="majorAscii"/>
        </w:rPr>
        <w:t xml:space="preserve">atomic mass. </w:t>
      </w:r>
      <w:commentRangeStart w:id="1315087574"/>
      <w:r w:rsidRPr="4368E1FA" w:rsidR="004D4564">
        <w:rPr>
          <w:rFonts w:ascii="Calibri" w:hAnsi="Calibri" w:cs="Calibri" w:asciiTheme="majorAscii" w:hAnsiTheme="majorAscii" w:cstheme="majorAscii"/>
        </w:rPr>
        <w:t>Moseley used X-ray experiments to show that each element has a unique number of protons in its nucleus</w:t>
      </w:r>
      <w:commentRangeEnd w:id="1315087574"/>
      <w:r>
        <w:rPr>
          <w:rStyle w:val="CommentReference"/>
        </w:rPr>
        <w:commentReference w:id="1315087574"/>
      </w:r>
      <w:r w:rsidRPr="4368E1FA" w:rsidR="004D4564">
        <w:rPr>
          <w:rFonts w:ascii="Calibri" w:hAnsi="Calibri" w:cs="Calibri" w:asciiTheme="majorAscii" w:hAnsiTheme="majorAscii" w:cstheme="majorAscii"/>
        </w:rPr>
        <w:t xml:space="preserve">. This number, called the atomic number, is a more </w:t>
      </w:r>
      <w:r w:rsidRPr="4368E1FA" w:rsidR="004D4564">
        <w:rPr>
          <w:rFonts w:ascii="Calibri" w:hAnsi="Calibri" w:cs="Calibri" w:asciiTheme="majorAscii" w:hAnsiTheme="majorAscii" w:cstheme="majorAscii"/>
        </w:rPr>
        <w:t>accurate</w:t>
      </w:r>
      <w:r w:rsidRPr="4368E1FA" w:rsidR="004D4564">
        <w:rPr>
          <w:rFonts w:ascii="Calibri" w:hAnsi="Calibri" w:cs="Calibri" w:asciiTheme="majorAscii" w:hAnsiTheme="majorAscii" w:cstheme="majorAscii"/>
        </w:rPr>
        <w:t xml:space="preserve"> way to organize the elements.</w:t>
      </w:r>
      <w:r>
        <w:br/>
      </w:r>
      <w:r>
        <w:br/>
      </w:r>
      <w:r w:rsidRPr="4368E1FA" w:rsidR="004D4564">
        <w:rPr>
          <w:rFonts w:ascii="Calibri" w:hAnsi="Calibri" w:cs="Calibri" w:asciiTheme="majorAscii" w:hAnsiTheme="majorAscii" w:cstheme="majorAscii"/>
        </w:rPr>
        <w:t>When the elements were arranged by atomic number, the inconsistencies in Mendeleev’s table disappeared. Elements that seemed out of order</w:t>
      </w:r>
      <w:r w:rsidRPr="4368E1FA" w:rsidR="00AF278A">
        <w:rPr>
          <w:rFonts w:ascii="Calibri" w:hAnsi="Calibri" w:cs="Calibri" w:asciiTheme="majorAscii" w:hAnsiTheme="majorAscii" w:cstheme="majorAscii"/>
        </w:rPr>
        <w:t xml:space="preserve"> </w:t>
      </w:r>
      <w:r w:rsidRPr="4368E1FA" w:rsidR="006E3F50">
        <w:rPr>
          <w:rFonts w:ascii="Calibri" w:hAnsi="Calibri" w:cs="Calibri" w:asciiTheme="majorAscii" w:hAnsiTheme="majorAscii" w:cstheme="majorAscii"/>
        </w:rPr>
        <w:t>according to the</w:t>
      </w:r>
      <w:r w:rsidRPr="4368E1FA" w:rsidR="00AF278A">
        <w:rPr>
          <w:rFonts w:ascii="Calibri" w:hAnsi="Calibri" w:cs="Calibri" w:asciiTheme="majorAscii" w:hAnsiTheme="majorAscii" w:cstheme="majorAscii"/>
        </w:rPr>
        <w:t>ir</w:t>
      </w:r>
      <w:r w:rsidRPr="4368E1FA" w:rsidR="004D4564">
        <w:rPr>
          <w:rFonts w:ascii="Calibri" w:hAnsi="Calibri" w:cs="Calibri" w:asciiTheme="majorAscii" w:hAnsiTheme="majorAscii" w:cstheme="majorAscii"/>
        </w:rPr>
        <w:t xml:space="preserve"> </w:t>
      </w:r>
      <w:r w:rsidRPr="4368E1FA" w:rsidR="00AF278A">
        <w:rPr>
          <w:rFonts w:ascii="Calibri" w:hAnsi="Calibri" w:cs="Calibri" w:asciiTheme="majorAscii" w:hAnsiTheme="majorAscii" w:cstheme="majorAscii"/>
        </w:rPr>
        <w:t xml:space="preserve">atomic </w:t>
      </w:r>
      <w:r w:rsidRPr="4368E1FA" w:rsidR="004D4564">
        <w:rPr>
          <w:rFonts w:ascii="Calibri" w:hAnsi="Calibri" w:cs="Calibri" w:asciiTheme="majorAscii" w:hAnsiTheme="majorAscii" w:cstheme="majorAscii"/>
        </w:rPr>
        <w:t>mass</w:t>
      </w:r>
      <w:r w:rsidRPr="4368E1FA" w:rsidR="00AF278A">
        <w:rPr>
          <w:rFonts w:ascii="Calibri" w:hAnsi="Calibri" w:cs="Calibri" w:asciiTheme="majorAscii" w:hAnsiTheme="majorAscii" w:cstheme="majorAscii"/>
        </w:rPr>
        <w:t>es</w:t>
      </w:r>
      <w:r w:rsidRPr="4368E1FA" w:rsidR="004D4564">
        <w:rPr>
          <w:rFonts w:ascii="Calibri" w:hAnsi="Calibri" w:cs="Calibri" w:asciiTheme="majorAscii" w:hAnsiTheme="majorAscii" w:cstheme="majorAscii"/>
        </w:rPr>
        <w:t xml:space="preserve">, like </w:t>
      </w:r>
      <w:r w:rsidRPr="4368E1FA" w:rsidR="00AF278A">
        <w:rPr>
          <w:rFonts w:ascii="Calibri" w:hAnsi="Calibri" w:cs="Calibri" w:asciiTheme="majorAscii" w:hAnsiTheme="majorAscii" w:cstheme="majorAscii"/>
        </w:rPr>
        <w:t xml:space="preserve">tellurium (atomic number: 52) and </w:t>
      </w:r>
      <w:r w:rsidRPr="4368E1FA" w:rsidR="004D4564">
        <w:rPr>
          <w:rFonts w:ascii="Calibri" w:hAnsi="Calibri" w:cs="Calibri" w:asciiTheme="majorAscii" w:hAnsiTheme="majorAscii" w:cstheme="majorAscii"/>
        </w:rPr>
        <w:t>iodine</w:t>
      </w:r>
      <w:r w:rsidRPr="4368E1FA" w:rsidR="5815AFF4">
        <w:rPr>
          <w:rFonts w:ascii="Calibri" w:hAnsi="Calibri" w:cs="Calibri" w:asciiTheme="majorAscii" w:hAnsiTheme="majorAscii" w:cstheme="majorAscii"/>
        </w:rPr>
        <w:t xml:space="preserve"> </w:t>
      </w:r>
      <w:r w:rsidRPr="4368E1FA" w:rsidR="00AF278A">
        <w:rPr>
          <w:rFonts w:ascii="Calibri" w:hAnsi="Calibri" w:cs="Calibri" w:asciiTheme="majorAscii" w:hAnsiTheme="majorAscii" w:cstheme="majorAscii"/>
        </w:rPr>
        <w:t>(atomic number 53) in group number</w:t>
      </w:r>
      <w:r w:rsidRPr="4368E1FA" w:rsidR="0067438E">
        <w:rPr>
          <w:rFonts w:ascii="Calibri" w:hAnsi="Calibri" w:cs="Calibri" w:asciiTheme="majorAscii" w:hAnsiTheme="majorAscii" w:cstheme="majorAscii"/>
        </w:rPr>
        <w:t>s</w:t>
      </w:r>
      <w:r w:rsidRPr="4368E1FA" w:rsidR="00AF278A">
        <w:rPr>
          <w:rFonts w:ascii="Calibri" w:hAnsi="Calibri" w:cs="Calibri" w:asciiTheme="majorAscii" w:hAnsiTheme="majorAscii" w:cstheme="majorAscii"/>
        </w:rPr>
        <w:t xml:space="preserve"> 16 and </w:t>
      </w:r>
      <w:r w:rsidRPr="4368E1FA" w:rsidR="0067438E">
        <w:rPr>
          <w:rFonts w:ascii="Calibri" w:hAnsi="Calibri" w:cs="Calibri" w:asciiTheme="majorAscii" w:hAnsiTheme="majorAscii" w:cstheme="majorAscii"/>
        </w:rPr>
        <w:t>1</w:t>
      </w:r>
      <w:r w:rsidRPr="4368E1FA" w:rsidR="00AF278A">
        <w:rPr>
          <w:rFonts w:ascii="Calibri" w:hAnsi="Calibri" w:cs="Calibri" w:asciiTheme="majorAscii" w:hAnsiTheme="majorAscii" w:cstheme="majorAscii"/>
        </w:rPr>
        <w:t>7</w:t>
      </w:r>
      <w:r w:rsidRPr="4368E1FA" w:rsidR="0040458A">
        <w:rPr>
          <w:rFonts w:ascii="Calibri" w:hAnsi="Calibri" w:cs="Calibri" w:asciiTheme="majorAscii" w:hAnsiTheme="majorAscii" w:cstheme="majorAscii"/>
        </w:rPr>
        <w:t>,</w:t>
      </w:r>
      <w:r w:rsidRPr="4368E1FA" w:rsidR="00AF278A">
        <w:rPr>
          <w:rFonts w:ascii="Calibri" w:hAnsi="Calibri" w:cs="Calibri" w:asciiTheme="majorAscii" w:hAnsiTheme="majorAscii" w:cstheme="majorAscii"/>
        </w:rPr>
        <w:t xml:space="preserve"> respectively</w:t>
      </w:r>
      <w:r w:rsidRPr="4368E1FA" w:rsidR="0040458A">
        <w:rPr>
          <w:rFonts w:ascii="Calibri" w:hAnsi="Calibri" w:cs="Calibri" w:asciiTheme="majorAscii" w:hAnsiTheme="majorAscii" w:cstheme="majorAscii"/>
        </w:rPr>
        <w:t>,</w:t>
      </w:r>
      <w:r w:rsidRPr="4368E1FA" w:rsidR="00AF278A">
        <w:rPr>
          <w:rFonts w:ascii="Calibri" w:hAnsi="Calibri" w:cs="Calibri" w:asciiTheme="majorAscii" w:hAnsiTheme="majorAscii" w:cstheme="majorAscii"/>
        </w:rPr>
        <w:t xml:space="preserve"> </w:t>
      </w:r>
      <w:r w:rsidRPr="4368E1FA" w:rsidR="0067438E">
        <w:rPr>
          <w:rFonts w:ascii="Calibri" w:hAnsi="Calibri" w:cs="Calibri" w:asciiTheme="majorAscii" w:hAnsiTheme="majorAscii" w:cstheme="majorAscii"/>
        </w:rPr>
        <w:t xml:space="preserve">were placed </w:t>
      </w:r>
      <w:r w:rsidRPr="4368E1FA" w:rsidR="00AF278A">
        <w:rPr>
          <w:rFonts w:ascii="Calibri" w:hAnsi="Calibri" w:cs="Calibri" w:asciiTheme="majorAscii" w:hAnsiTheme="majorAscii" w:cstheme="majorAscii"/>
        </w:rPr>
        <w:t xml:space="preserve">in the </w:t>
      </w:r>
      <w:r w:rsidRPr="4368E1FA" w:rsidR="00E01125">
        <w:rPr>
          <w:rFonts w:ascii="Calibri" w:hAnsi="Calibri" w:cs="Calibri" w:asciiTheme="majorAscii" w:hAnsiTheme="majorAscii" w:cstheme="majorAscii"/>
        </w:rPr>
        <w:t xml:space="preserve">fifth </w:t>
      </w:r>
      <w:r w:rsidRPr="4368E1FA" w:rsidR="00AF278A">
        <w:rPr>
          <w:rFonts w:ascii="Calibri" w:hAnsi="Calibri" w:cs="Calibri" w:asciiTheme="majorAscii" w:hAnsiTheme="majorAscii" w:cstheme="majorAscii"/>
        </w:rPr>
        <w:t xml:space="preserve">period where these elements </w:t>
      </w:r>
      <w:r w:rsidRPr="4368E1FA" w:rsidR="0067438E">
        <w:rPr>
          <w:rFonts w:ascii="Calibri" w:hAnsi="Calibri" w:cs="Calibri" w:asciiTheme="majorAscii" w:hAnsiTheme="majorAscii" w:cstheme="majorAscii"/>
        </w:rPr>
        <w:t xml:space="preserve">were then </w:t>
      </w:r>
      <w:r w:rsidRPr="4368E1FA" w:rsidR="007118C2">
        <w:rPr>
          <w:rFonts w:ascii="Calibri" w:hAnsi="Calibri" w:cs="Calibri" w:asciiTheme="majorAscii" w:hAnsiTheme="majorAscii" w:cstheme="majorAscii"/>
        </w:rPr>
        <w:t xml:space="preserve">found to be </w:t>
      </w:r>
      <w:r w:rsidRPr="4368E1FA" w:rsidR="0067438E">
        <w:rPr>
          <w:rFonts w:ascii="Calibri" w:hAnsi="Calibri" w:cs="Calibri" w:asciiTheme="majorAscii" w:hAnsiTheme="majorAscii" w:cstheme="majorAscii"/>
        </w:rPr>
        <w:t>in</w:t>
      </w:r>
      <w:r w:rsidRPr="4368E1FA" w:rsidR="00AF278A">
        <w:rPr>
          <w:rFonts w:ascii="Calibri" w:hAnsi="Calibri" w:cs="Calibri" w:asciiTheme="majorAscii" w:hAnsiTheme="majorAscii" w:cstheme="majorAscii"/>
        </w:rPr>
        <w:t xml:space="preserve"> their correct position</w:t>
      </w:r>
      <w:r w:rsidRPr="4368E1FA" w:rsidR="00116522">
        <w:rPr>
          <w:rFonts w:ascii="Calibri" w:hAnsi="Calibri" w:cs="Calibri" w:asciiTheme="majorAscii" w:hAnsiTheme="majorAscii" w:cstheme="majorAscii"/>
        </w:rPr>
        <w:t>.</w:t>
      </w:r>
    </w:p>
    <w:p w:rsidRPr="00E21685" w:rsidR="007F60EA" w:rsidP="00313F6B" w:rsidRDefault="004D4564" w14:paraId="0961356B" w14:textId="1CB335E5">
      <w:pPr>
        <w:rPr>
          <w:rFonts w:asciiTheme="majorHAnsi" w:hAnsiTheme="majorHAnsi" w:cstheme="majorHAnsi"/>
        </w:rPr>
      </w:pPr>
      <w:r w:rsidRPr="00E21685">
        <w:rPr>
          <w:rFonts w:asciiTheme="majorHAnsi" w:hAnsiTheme="majorHAnsi" w:cstheme="majorHAnsi"/>
        </w:rPr>
        <w:br/>
      </w:r>
      <w:r w:rsidRPr="00313F6B" w:rsidR="00531E8B">
        <w:rPr>
          <w:rStyle w:val="Heading2Char"/>
          <w:rFonts w:cstheme="majorHAnsi"/>
          <w:b w:val="0"/>
          <w:bCs w:val="0"/>
          <w:color w:val="auto"/>
        </w:rPr>
        <w:t xml:space="preserve">&lt;H2&gt; </w:t>
      </w:r>
      <w:r w:rsidRPr="00313F6B">
        <w:rPr>
          <w:rStyle w:val="Heading2Char"/>
          <w:rFonts w:cstheme="majorHAnsi"/>
          <w:color w:val="auto"/>
        </w:rPr>
        <w:t>Progress Check</w:t>
      </w:r>
      <w:r w:rsidRPr="00313F6B" w:rsidR="00531E8B">
        <w:rPr>
          <w:rStyle w:val="Heading2Char"/>
          <w:rFonts w:cstheme="majorHAnsi"/>
          <w:color w:val="auto"/>
        </w:rPr>
        <w:t xml:space="preserve"> </w:t>
      </w:r>
      <w:r w:rsidRPr="00313F6B" w:rsidR="28EAE1EE">
        <w:rPr>
          <w:rStyle w:val="Heading2Char"/>
          <w:rFonts w:cstheme="majorHAnsi"/>
          <w:color w:val="auto"/>
        </w:rPr>
        <w:t>3</w:t>
      </w:r>
      <w:r w:rsidRPr="00E21685">
        <w:rPr>
          <w:rFonts w:asciiTheme="majorHAnsi" w:hAnsiTheme="majorHAnsi" w:cstheme="majorHAnsi"/>
        </w:rPr>
        <w:br/>
      </w:r>
      <w:r w:rsidRPr="00E21685">
        <w:rPr>
          <w:rFonts w:asciiTheme="majorHAnsi" w:hAnsiTheme="majorHAnsi" w:cstheme="majorHAnsi"/>
        </w:rPr>
        <w:t xml:space="preserve">Given the atomic numbers of sulfur (16) and chlorine (17), predict which element comes next in </w:t>
      </w:r>
      <w:r w:rsidRPr="00E21685">
        <w:rPr>
          <w:rFonts w:asciiTheme="majorHAnsi" w:hAnsiTheme="majorHAnsi" w:cstheme="majorHAnsi"/>
        </w:rPr>
        <w:t>the periodic table when arranged by atomic number.</w:t>
      </w:r>
      <w:r w:rsidRPr="00E21685">
        <w:rPr>
          <w:rFonts w:asciiTheme="majorHAnsi" w:hAnsiTheme="majorHAnsi" w:cstheme="majorHAnsi"/>
        </w:rPr>
        <w:br/>
      </w:r>
      <w:r w:rsidRPr="00E21685">
        <w:rPr>
          <w:rFonts w:asciiTheme="majorHAnsi" w:hAnsiTheme="majorHAnsi" w:cstheme="majorHAnsi"/>
        </w:rPr>
        <w:br/>
      </w:r>
      <w:r w:rsidRPr="00E21685">
        <w:rPr>
          <w:rFonts w:asciiTheme="majorHAnsi" w:hAnsiTheme="majorHAnsi" w:cstheme="majorHAnsi"/>
        </w:rPr>
        <w:br/>
      </w:r>
      <w:r w:rsidRPr="00313F6B">
        <w:rPr>
          <w:rStyle w:val="Heading2Char"/>
          <w:rFonts w:cstheme="majorHAnsi"/>
          <w:b w:val="0"/>
          <w:bCs w:val="0"/>
          <w:color w:val="auto"/>
        </w:rPr>
        <w:t xml:space="preserve"> </w:t>
      </w:r>
      <w:r w:rsidRPr="00313F6B" w:rsidR="008C0D1C">
        <w:rPr>
          <w:rStyle w:val="Heading2Char"/>
          <w:rFonts w:cstheme="majorHAnsi"/>
          <w:b w:val="0"/>
          <w:bCs w:val="0"/>
          <w:color w:val="auto"/>
        </w:rPr>
        <w:t>&lt;H1&gt;</w:t>
      </w:r>
      <w:r w:rsidRPr="00313F6B">
        <w:rPr>
          <w:rStyle w:val="Heading2Char"/>
          <w:rFonts w:cstheme="majorHAnsi"/>
          <w:color w:val="auto"/>
        </w:rPr>
        <w:t>The Modern Periodic Table</w:t>
      </w:r>
    </w:p>
    <w:p w:rsidRPr="00E21685" w:rsidR="004B00E2" w:rsidP="00E21685" w:rsidRDefault="004B00E2" w14:paraId="714AFDB8" w14:textId="439F62A0">
      <w:pPr>
        <w:jc w:val="center"/>
        <w:rPr>
          <w:rFonts w:asciiTheme="majorHAnsi" w:hAnsiTheme="majorHAnsi" w:cstheme="majorHAnsi"/>
        </w:rPr>
      </w:pPr>
      <w:commentRangeStart w:id="3"/>
      <w:r w:rsidRPr="00E21685">
        <w:rPr>
          <w:rFonts w:asciiTheme="majorHAnsi" w:hAnsiTheme="majorHAnsi" w:cstheme="majorHAnsi"/>
          <w:b/>
          <w:noProof/>
        </w:rPr>
        <w:drawing>
          <wp:inline distT="0" distB="0" distL="0" distR="0" wp14:anchorId="1C9E52D3" wp14:editId="00DC2CC4">
            <wp:extent cx="5486400" cy="3147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147060"/>
                    </a:xfrm>
                    <a:prstGeom prst="rect">
                      <a:avLst/>
                    </a:prstGeom>
                  </pic:spPr>
                </pic:pic>
              </a:graphicData>
            </a:graphic>
          </wp:inline>
        </w:drawing>
      </w:r>
      <w:commentRangeEnd w:id="3"/>
      <w:r w:rsidRPr="00E21685" w:rsidR="0067438E">
        <w:rPr>
          <w:rStyle w:val="CommentReference"/>
          <w:rFonts w:asciiTheme="majorHAnsi" w:hAnsiTheme="majorHAnsi" w:cstheme="majorHAnsi"/>
        </w:rPr>
        <w:commentReference w:id="3"/>
      </w:r>
    </w:p>
    <w:p w:rsidRPr="00E21685" w:rsidR="000A12EF" w:rsidP="00E21685" w:rsidRDefault="000A12EF" w14:paraId="54975F0D" w14:textId="06B123E8">
      <w:pPr>
        <w:jc w:val="center"/>
        <w:rPr>
          <w:rFonts w:asciiTheme="majorHAnsi" w:hAnsiTheme="majorHAnsi" w:cstheme="majorHAnsi"/>
        </w:rPr>
      </w:pPr>
      <w:r w:rsidRPr="00E21685">
        <w:rPr>
          <w:rFonts w:asciiTheme="majorHAnsi" w:hAnsiTheme="majorHAnsi" w:cstheme="majorHAnsi"/>
        </w:rPr>
        <w:t>Figure 5.</w:t>
      </w:r>
      <w:r w:rsidRPr="00E21685" w:rsidR="00313F6B">
        <w:rPr>
          <w:rFonts w:asciiTheme="majorHAnsi" w:hAnsiTheme="majorHAnsi" w:cstheme="majorHAnsi"/>
        </w:rPr>
        <w:t>4.</w:t>
      </w:r>
      <w:r w:rsidRPr="00E21685">
        <w:rPr>
          <w:rFonts w:asciiTheme="majorHAnsi" w:hAnsiTheme="majorHAnsi" w:cstheme="majorHAnsi"/>
        </w:rPr>
        <w:t xml:space="preserve"> Modern </w:t>
      </w:r>
      <w:r w:rsidRPr="00E21685" w:rsidR="001F322A">
        <w:rPr>
          <w:rFonts w:asciiTheme="majorHAnsi" w:hAnsiTheme="majorHAnsi" w:cstheme="majorHAnsi"/>
        </w:rPr>
        <w:t>periodic tab</w:t>
      </w:r>
      <w:r w:rsidRPr="00E21685">
        <w:rPr>
          <w:rFonts w:asciiTheme="majorHAnsi" w:hAnsiTheme="majorHAnsi" w:cstheme="majorHAnsi"/>
        </w:rPr>
        <w:t>le</w:t>
      </w:r>
    </w:p>
    <w:p w:rsidRPr="00E21685" w:rsidR="00D4246F" w:rsidP="4368E1FA" w:rsidRDefault="00D4246F" w14:paraId="64F4705B" w14:textId="4DDA3CAC" w14:noSpellErr="1">
      <w:pPr>
        <w:pStyle w:val="Heading3"/>
        <w:rPr>
          <w:rFonts w:cs="Calibri" w:cstheme="majorAscii"/>
          <w:b w:val="0"/>
          <w:bCs w:val="0"/>
          <w:color w:val="auto"/>
          <w:sz w:val="22"/>
          <w:szCs w:val="22"/>
        </w:rPr>
      </w:pPr>
      <w:r w:rsidRPr="4368E1FA" w:rsidR="00D4246F">
        <w:rPr>
          <w:rFonts w:cs="Calibri" w:cstheme="majorAscii"/>
          <w:b w:val="0"/>
          <w:bCs w:val="0"/>
          <w:color w:val="auto"/>
          <w:sz w:val="22"/>
          <w:szCs w:val="22"/>
        </w:rPr>
        <w:t xml:space="preserve">The modern periodic table is a systematic arrangement of all known chemical elements, organized by increasing atomic </w:t>
      </w:r>
      <w:r w:rsidRPr="4368E1FA" w:rsidR="00D4246F">
        <w:rPr>
          <w:rFonts w:cs="Calibri" w:cstheme="majorAscii"/>
          <w:b w:val="0"/>
          <w:bCs w:val="0"/>
          <w:color w:val="auto"/>
          <w:sz w:val="22"/>
          <w:szCs w:val="22"/>
        </w:rPr>
        <w:t>number</w:t>
      </w:r>
      <w:r w:rsidRPr="4368E1FA" w:rsidR="00D4246F">
        <w:rPr>
          <w:rFonts w:cs="Calibri" w:cstheme="majorAscii"/>
          <w:b w:val="0"/>
          <w:bCs w:val="0"/>
          <w:color w:val="auto"/>
          <w:sz w:val="22"/>
          <w:szCs w:val="22"/>
        </w:rPr>
        <w:t>.</w:t>
      </w:r>
      <w:commentRangeStart w:id="1190811593"/>
      <w:r w:rsidRPr="4368E1FA" w:rsidR="00D4246F">
        <w:rPr>
          <w:rFonts w:cs="Calibri" w:cstheme="majorAscii"/>
          <w:b w:val="0"/>
          <w:bCs w:val="0"/>
          <w:color w:val="auto"/>
          <w:sz w:val="22"/>
          <w:szCs w:val="22"/>
        </w:rPr>
        <w:t xml:space="preserve"> It serves as a </w:t>
      </w:r>
      <w:r w:rsidRPr="4368E1FA" w:rsidR="00116522">
        <w:rPr>
          <w:rFonts w:cs="Calibri" w:cstheme="majorAscii"/>
          <w:b w:val="0"/>
          <w:bCs w:val="0"/>
          <w:color w:val="auto"/>
          <w:sz w:val="22"/>
          <w:szCs w:val="22"/>
        </w:rPr>
        <w:t xml:space="preserve">significant </w:t>
      </w:r>
      <w:r w:rsidRPr="4368E1FA" w:rsidR="00D4246F">
        <w:rPr>
          <w:rFonts w:cs="Calibri" w:cstheme="majorAscii"/>
          <w:b w:val="0"/>
          <w:bCs w:val="0"/>
          <w:color w:val="auto"/>
          <w:sz w:val="22"/>
          <w:szCs w:val="22"/>
        </w:rPr>
        <w:t xml:space="preserve">tool in chemistry </w:t>
      </w:r>
      <w:r w:rsidRPr="4368E1FA" w:rsidR="001A25AA">
        <w:rPr>
          <w:rFonts w:cs="Calibri" w:cstheme="majorAscii"/>
          <w:b w:val="0"/>
          <w:bCs w:val="0"/>
          <w:color w:val="auto"/>
          <w:sz w:val="22"/>
          <w:szCs w:val="22"/>
        </w:rPr>
        <w:t xml:space="preserve">and </w:t>
      </w:r>
      <w:r w:rsidRPr="4368E1FA" w:rsidR="00D4246F">
        <w:rPr>
          <w:rFonts w:cs="Calibri" w:cstheme="majorAscii"/>
          <w:b w:val="0"/>
          <w:bCs w:val="0"/>
          <w:color w:val="auto"/>
          <w:sz w:val="22"/>
          <w:szCs w:val="22"/>
        </w:rPr>
        <w:t>provid</w:t>
      </w:r>
      <w:r w:rsidRPr="4368E1FA" w:rsidR="00116522">
        <w:rPr>
          <w:rFonts w:cs="Calibri" w:cstheme="majorAscii"/>
          <w:b w:val="0"/>
          <w:bCs w:val="0"/>
          <w:color w:val="auto"/>
          <w:sz w:val="22"/>
          <w:szCs w:val="22"/>
        </w:rPr>
        <w:t>e</w:t>
      </w:r>
      <w:r w:rsidRPr="4368E1FA" w:rsidR="001A25AA">
        <w:rPr>
          <w:rFonts w:cs="Calibri" w:cstheme="majorAscii"/>
          <w:b w:val="0"/>
          <w:bCs w:val="0"/>
          <w:color w:val="auto"/>
          <w:sz w:val="22"/>
          <w:szCs w:val="22"/>
        </w:rPr>
        <w:t>s</w:t>
      </w:r>
      <w:r w:rsidRPr="4368E1FA" w:rsidR="00D4246F">
        <w:rPr>
          <w:rFonts w:cs="Calibri" w:cstheme="majorAscii"/>
          <w:b w:val="0"/>
          <w:bCs w:val="0"/>
          <w:color w:val="auto"/>
          <w:sz w:val="22"/>
          <w:szCs w:val="22"/>
        </w:rPr>
        <w:t xml:space="preserve"> insights into the properties, behaviors, and relationships of elements.</w:t>
      </w:r>
      <w:commentRangeEnd w:id="1190811593"/>
      <w:r>
        <w:rPr>
          <w:rStyle w:val="CommentReference"/>
        </w:rPr>
        <w:commentReference w:id="1190811593"/>
      </w:r>
      <w:r w:rsidRPr="4368E1FA" w:rsidR="00D4246F">
        <w:rPr>
          <w:rFonts w:cs="Calibri" w:cstheme="majorAscii"/>
          <w:b w:val="0"/>
          <w:bCs w:val="0"/>
          <w:color w:val="auto"/>
          <w:sz w:val="22"/>
          <w:szCs w:val="22"/>
        </w:rPr>
        <w:t xml:space="preserve"> </w:t>
      </w:r>
      <w:r w:rsidRPr="4368E1FA" w:rsidR="00D4246F">
        <w:rPr>
          <w:rFonts w:cs="Calibri" w:cstheme="majorAscii"/>
          <w:b w:val="0"/>
          <w:bCs w:val="0"/>
          <w:color w:val="auto"/>
          <w:sz w:val="22"/>
          <w:szCs w:val="22"/>
        </w:rPr>
        <w:t>Here’s</w:t>
      </w:r>
      <w:r w:rsidRPr="4368E1FA" w:rsidR="00D4246F">
        <w:rPr>
          <w:rFonts w:cs="Calibri" w:cstheme="majorAscii"/>
          <w:b w:val="0"/>
          <w:bCs w:val="0"/>
          <w:color w:val="auto"/>
          <w:sz w:val="22"/>
          <w:szCs w:val="22"/>
        </w:rPr>
        <w:t xml:space="preserve"> a detailed look at its structure and significance.</w:t>
      </w:r>
    </w:p>
    <w:p w:rsidRPr="00E21685" w:rsidR="00D4246F" w:rsidP="6B9F1A11" w:rsidRDefault="00D4246F" w14:paraId="10873E49" w14:textId="196417EF" w14:noSpellErr="1">
      <w:pPr>
        <w:pStyle w:val="Heading3"/>
        <w:rPr>
          <w:rFonts w:cs="Calibri" w:cstheme="majorAscii"/>
          <w:b w:val="0"/>
          <w:bCs w:val="0"/>
          <w:color w:val="auto"/>
          <w:sz w:val="22"/>
          <w:szCs w:val="22"/>
        </w:rPr>
      </w:pPr>
      <w:commentRangeStart w:id="151040118"/>
      <w:r w:rsidRPr="6B9F1A11" w:rsidR="6B9F1A11">
        <w:rPr>
          <w:rFonts w:cs="Calibri" w:cstheme="majorAscii"/>
          <w:b w:val="0"/>
          <w:bCs w:val="0"/>
          <w:color w:val="auto"/>
          <w:sz w:val="22"/>
          <w:szCs w:val="22"/>
        </w:rPr>
        <w:t xml:space="preserve">This understanding helps </w:t>
      </w:r>
      <w:r w:rsidRPr="6B9F1A11" w:rsidR="6B9F1A11">
        <w:rPr>
          <w:rFonts w:cs="Calibri" w:cstheme="majorAscii"/>
          <w:b w:val="0"/>
          <w:bCs w:val="0"/>
          <w:color w:val="auto"/>
          <w:sz w:val="22"/>
          <w:szCs w:val="22"/>
        </w:rPr>
        <w:t xml:space="preserve">to </w:t>
      </w:r>
      <w:r w:rsidRPr="6B9F1A11" w:rsidR="6B9F1A11">
        <w:rPr>
          <w:rFonts w:cs="Calibri" w:cstheme="majorAscii"/>
          <w:b w:val="0"/>
          <w:bCs w:val="0"/>
          <w:color w:val="auto"/>
          <w:sz w:val="22"/>
          <w:szCs w:val="22"/>
        </w:rPr>
        <w:t xml:space="preserve">predict which salts </w:t>
      </w:r>
      <w:r w:rsidRPr="6B9F1A11" w:rsidR="6B9F1A11">
        <w:rPr>
          <w:rFonts w:cs="Calibri" w:cstheme="majorAscii"/>
          <w:b w:val="0"/>
          <w:bCs w:val="0"/>
          <w:color w:val="auto"/>
          <w:sz w:val="22"/>
          <w:szCs w:val="22"/>
        </w:rPr>
        <w:t>are</w:t>
      </w:r>
      <w:r w:rsidRPr="6B9F1A11" w:rsidR="6B9F1A11">
        <w:rPr>
          <w:rFonts w:cs="Calibri" w:cstheme="majorAscii"/>
          <w:b w:val="0"/>
          <w:bCs w:val="0"/>
          <w:color w:val="auto"/>
          <w:sz w:val="22"/>
          <w:szCs w:val="22"/>
        </w:rPr>
        <w:t xml:space="preserve"> </w:t>
      </w:r>
      <w:r w:rsidRPr="6B9F1A11" w:rsidR="6B9F1A11">
        <w:rPr>
          <w:rFonts w:cs="Calibri" w:cstheme="majorAscii"/>
          <w:b w:val="0"/>
          <w:bCs w:val="0"/>
          <w:color w:val="auto"/>
          <w:sz w:val="22"/>
          <w:szCs w:val="22"/>
        </w:rPr>
        <w:t xml:space="preserve">the </w:t>
      </w:r>
      <w:r w:rsidRPr="6B9F1A11" w:rsidR="6B9F1A11">
        <w:rPr>
          <w:rFonts w:cs="Calibri" w:cstheme="majorAscii"/>
          <w:b w:val="0"/>
          <w:bCs w:val="0"/>
          <w:color w:val="auto"/>
          <w:sz w:val="22"/>
          <w:szCs w:val="22"/>
        </w:rPr>
        <w:t>most effective for deicing</w:t>
      </w:r>
      <w:r w:rsidRPr="6B9F1A11" w:rsidR="6B9F1A11">
        <w:rPr>
          <w:rFonts w:cs="Calibri" w:cstheme="majorAscii"/>
          <w:b w:val="0"/>
          <w:bCs w:val="0"/>
          <w:color w:val="auto"/>
          <w:sz w:val="22"/>
          <w:szCs w:val="22"/>
        </w:rPr>
        <w:t xml:space="preserve"> purpose</w:t>
      </w:r>
      <w:r w:rsidRPr="6B9F1A11" w:rsidR="6B9F1A11">
        <w:rPr>
          <w:rFonts w:cs="Calibri" w:cstheme="majorAscii"/>
          <w:b w:val="0"/>
          <w:bCs w:val="0"/>
          <w:color w:val="auto"/>
          <w:sz w:val="22"/>
          <w:szCs w:val="22"/>
        </w:rPr>
        <w:t>s</w:t>
      </w:r>
      <w:r w:rsidRPr="6B9F1A11" w:rsidR="6B9F1A11">
        <w:rPr>
          <w:rFonts w:cs="Calibri" w:cstheme="majorAscii"/>
          <w:b w:val="0"/>
          <w:bCs w:val="0"/>
          <w:color w:val="auto"/>
          <w:sz w:val="22"/>
          <w:szCs w:val="22"/>
        </w:rPr>
        <w:t xml:space="preserve">, as seen </w:t>
      </w:r>
      <w:r w:rsidRPr="6B9F1A11" w:rsidR="6B9F1A11">
        <w:rPr>
          <w:rFonts w:cs="Calibri" w:cstheme="majorAscii"/>
          <w:b w:val="0"/>
          <w:bCs w:val="0"/>
          <w:color w:val="auto"/>
          <w:sz w:val="22"/>
          <w:szCs w:val="22"/>
        </w:rPr>
        <w:t>with</w:t>
      </w:r>
      <w:r w:rsidRPr="6B9F1A11" w:rsidR="6B9F1A11">
        <w:rPr>
          <w:rFonts w:cs="Calibri" w:cstheme="majorAscii"/>
          <w:b w:val="0"/>
          <w:bCs w:val="0"/>
          <w:color w:val="auto"/>
          <w:sz w:val="22"/>
          <w:szCs w:val="22"/>
        </w:rPr>
        <w:t xml:space="preserve"> sodium chloride, magnesium chloride, and calcium chloride. The </w:t>
      </w:r>
      <w:r w:rsidRPr="6B9F1A11" w:rsidR="6B9F1A11">
        <w:rPr>
          <w:rFonts w:cs="Calibri" w:cstheme="majorAscii"/>
          <w:b w:val="0"/>
          <w:bCs w:val="0"/>
          <w:color w:val="auto"/>
          <w:sz w:val="22"/>
          <w:szCs w:val="22"/>
        </w:rPr>
        <w:t xml:space="preserve">performance </w:t>
      </w:r>
      <w:r w:rsidRPr="6B9F1A11" w:rsidR="6B9F1A11">
        <w:rPr>
          <w:rFonts w:cs="Calibri" w:cstheme="majorAscii"/>
          <w:b w:val="0"/>
          <w:bCs w:val="0"/>
          <w:color w:val="auto"/>
          <w:sz w:val="22"/>
          <w:szCs w:val="22"/>
        </w:rPr>
        <w:t xml:space="preserve">differences </w:t>
      </w:r>
      <w:r w:rsidRPr="6B9F1A11" w:rsidR="6B9F1A11">
        <w:rPr>
          <w:rFonts w:cs="Calibri" w:cstheme="majorAscii"/>
          <w:b w:val="0"/>
          <w:bCs w:val="0"/>
          <w:color w:val="auto"/>
          <w:sz w:val="22"/>
          <w:szCs w:val="22"/>
        </w:rPr>
        <w:t>of</w:t>
      </w:r>
      <w:r w:rsidRPr="6B9F1A11" w:rsidR="6B9F1A11">
        <w:rPr>
          <w:rFonts w:cs="Calibri" w:cstheme="majorAscii"/>
          <w:b w:val="0"/>
          <w:bCs w:val="0"/>
          <w:color w:val="auto"/>
          <w:sz w:val="22"/>
          <w:szCs w:val="22"/>
        </w:rPr>
        <w:t xml:space="preserve"> these metal </w:t>
      </w:r>
      <w:r w:rsidRPr="6B9F1A11" w:rsidR="6B9F1A11">
        <w:rPr>
          <w:rFonts w:cs="Calibri" w:cstheme="majorAscii"/>
          <w:b w:val="0"/>
          <w:bCs w:val="0"/>
          <w:color w:val="auto"/>
          <w:sz w:val="22"/>
          <w:szCs w:val="22"/>
        </w:rPr>
        <w:t xml:space="preserve">ions for deicing </w:t>
      </w:r>
      <w:r w:rsidRPr="6B9F1A11" w:rsidR="6B9F1A11">
        <w:rPr>
          <w:rFonts w:cs="Calibri" w:cstheme="majorAscii"/>
          <w:b w:val="0"/>
          <w:bCs w:val="0"/>
          <w:color w:val="auto"/>
          <w:sz w:val="22"/>
          <w:szCs w:val="22"/>
        </w:rPr>
        <w:t>is</w:t>
      </w:r>
      <w:r w:rsidRPr="6B9F1A11" w:rsidR="6B9F1A11">
        <w:rPr>
          <w:rFonts w:cs="Calibri" w:cstheme="majorAscii"/>
          <w:b w:val="0"/>
          <w:bCs w:val="0"/>
          <w:color w:val="auto"/>
          <w:sz w:val="22"/>
          <w:szCs w:val="22"/>
        </w:rPr>
        <w:t xml:space="preserve"> </w:t>
      </w:r>
      <w:r w:rsidRPr="6B9F1A11" w:rsidR="6B9F1A11">
        <w:rPr>
          <w:rFonts w:cs="Calibri" w:cstheme="majorAscii"/>
          <w:b w:val="0"/>
          <w:bCs w:val="0"/>
          <w:color w:val="auto"/>
          <w:sz w:val="22"/>
          <w:szCs w:val="22"/>
        </w:rPr>
        <w:t>according to</w:t>
      </w:r>
      <w:r w:rsidRPr="6B9F1A11" w:rsidR="6B9F1A11">
        <w:rPr>
          <w:rFonts w:cs="Calibri" w:cstheme="majorAscii"/>
          <w:b w:val="0"/>
          <w:bCs w:val="0"/>
          <w:color w:val="auto"/>
          <w:sz w:val="22"/>
          <w:szCs w:val="22"/>
        </w:rPr>
        <w:t xml:space="preserve"> their </w:t>
      </w:r>
      <w:r w:rsidRPr="6B9F1A11" w:rsidR="6B9F1A11">
        <w:rPr>
          <w:rFonts w:cs="Calibri" w:cstheme="majorAscii"/>
          <w:b w:val="0"/>
          <w:bCs w:val="0"/>
          <w:color w:val="auto"/>
          <w:sz w:val="22"/>
          <w:szCs w:val="22"/>
        </w:rPr>
        <w:t xml:space="preserve">positions </w:t>
      </w:r>
      <w:r w:rsidRPr="6B9F1A11" w:rsidR="6B9F1A11">
        <w:rPr>
          <w:rFonts w:cs="Calibri" w:cstheme="majorAscii"/>
          <w:b w:val="0"/>
          <w:bCs w:val="0"/>
          <w:color w:val="auto"/>
          <w:sz w:val="22"/>
          <w:szCs w:val="22"/>
        </w:rPr>
        <w:t>in the periodic table and their atomic structure.</w:t>
      </w:r>
      <w:commentRangeEnd w:id="151040118"/>
      <w:r>
        <w:rPr>
          <w:rStyle w:val="CommentReference"/>
        </w:rPr>
        <w:commentReference w:id="151040118"/>
      </w:r>
    </w:p>
    <w:p w:rsidRPr="00E21685" w:rsidR="007F60EA" w:rsidP="00313F6B" w:rsidRDefault="007F60EA" w14:paraId="2F6D2739" w14:textId="77777777">
      <w:pPr>
        <w:pStyle w:val="Heading3"/>
        <w:rPr>
          <w:rFonts w:cstheme="majorHAnsi"/>
          <w:bCs w:val="0"/>
          <w:color w:val="auto"/>
        </w:rPr>
      </w:pPr>
      <w:r w:rsidRPr="00313F6B">
        <w:rPr>
          <w:rFonts w:cstheme="majorHAnsi"/>
          <w:b w:val="0"/>
          <w:color w:val="auto"/>
        </w:rPr>
        <w:t xml:space="preserve">&lt;H2&gt; </w:t>
      </w:r>
      <w:r w:rsidRPr="00E21685">
        <w:rPr>
          <w:rFonts w:cstheme="majorHAnsi"/>
          <w:bCs w:val="0"/>
          <w:color w:val="auto"/>
        </w:rPr>
        <w:t>Structure of the Modern Periodic Table</w:t>
      </w:r>
    </w:p>
    <w:p w:rsidRPr="00313F6B" w:rsidR="007F60EA" w:rsidP="007A75D5" w:rsidRDefault="007A75D5" w14:paraId="09869219" w14:textId="5EC770C5">
      <w:pPr>
        <w:pStyle w:val="Heading3"/>
        <w:rPr>
          <w:rFonts w:cstheme="majorHAnsi"/>
          <w:bCs w:val="0"/>
          <w:color w:val="auto"/>
        </w:rPr>
      </w:pPr>
      <w:r w:rsidRPr="00313F6B">
        <w:rPr>
          <w:rFonts w:cstheme="majorHAnsi"/>
          <w:b w:val="0"/>
          <w:color w:val="auto"/>
        </w:rPr>
        <w:t>&lt;H3&gt;</w:t>
      </w:r>
      <w:r w:rsidRPr="00313F6B" w:rsidR="009F4399">
        <w:rPr>
          <w:rFonts w:cstheme="majorHAnsi"/>
          <w:b w:val="0"/>
          <w:color w:val="auto"/>
        </w:rPr>
        <w:t xml:space="preserve"> </w:t>
      </w:r>
      <w:r w:rsidRPr="00E21685" w:rsidR="007F60EA">
        <w:rPr>
          <w:rFonts w:cstheme="majorHAnsi"/>
          <w:bCs w:val="0"/>
          <w:color w:val="auto"/>
        </w:rPr>
        <w:t>Rows and Columns:</w:t>
      </w:r>
    </w:p>
    <w:p w:rsidRPr="00313F6B" w:rsidR="007F60EA" w:rsidP="007118C2" w:rsidRDefault="007118C2" w14:paraId="0A9F7B23" w14:textId="4FB2F5B9">
      <w:pPr>
        <w:rPr>
          <w:rFonts w:asciiTheme="majorHAnsi" w:hAnsiTheme="majorHAnsi" w:cstheme="majorHAnsi"/>
        </w:rPr>
      </w:pPr>
      <w:r w:rsidRPr="00313F6B">
        <w:rPr>
          <w:rFonts w:asciiTheme="majorHAnsi" w:hAnsiTheme="majorHAnsi" w:cstheme="majorHAnsi"/>
        </w:rPr>
        <w:t xml:space="preserve">The periodic table is organized in periods and groups. </w:t>
      </w:r>
      <w:r w:rsidRPr="00313F6B" w:rsidR="007F60EA">
        <w:rPr>
          <w:rFonts w:asciiTheme="majorHAnsi" w:hAnsiTheme="majorHAnsi" w:cstheme="majorHAnsi"/>
        </w:rPr>
        <w:t>The horizontal rows in the table are called periods. There are seven periods in the modern periodic table. As one moves from left to right across a period, the atomic number increases and elements exhibit a progression of properties.</w:t>
      </w:r>
    </w:p>
    <w:p w:rsidRPr="00313F6B" w:rsidR="007F60EA" w:rsidP="007F60EA" w:rsidRDefault="007F60EA" w14:paraId="2343AE15" w14:textId="4B8530EE">
      <w:pPr>
        <w:pStyle w:val="NoSpacing"/>
        <w:rPr>
          <w:rFonts w:asciiTheme="majorHAnsi" w:hAnsiTheme="majorHAnsi" w:cstheme="majorHAnsi"/>
        </w:rPr>
      </w:pPr>
      <w:r w:rsidRPr="00313F6B">
        <w:rPr>
          <w:rFonts w:asciiTheme="majorHAnsi" w:hAnsiTheme="majorHAnsi" w:cstheme="majorHAnsi"/>
        </w:rPr>
        <w:t>The vertical columns are known as groups or families. Elements in the same group share similar chemical properties</w:t>
      </w:r>
      <w:r w:rsidRPr="00313F6B" w:rsidR="007118C2">
        <w:rPr>
          <w:rFonts w:asciiTheme="majorHAnsi" w:hAnsiTheme="majorHAnsi" w:cstheme="majorHAnsi"/>
        </w:rPr>
        <w:t xml:space="preserve"> as they have</w:t>
      </w:r>
      <w:r w:rsidRPr="00313F6B">
        <w:rPr>
          <w:rFonts w:asciiTheme="majorHAnsi" w:hAnsiTheme="majorHAnsi" w:cstheme="majorHAnsi"/>
        </w:rPr>
        <w:t xml:space="preserve"> the same number of electrons in their outermost shell. For </w:t>
      </w:r>
      <w:r w:rsidRPr="00313F6B">
        <w:rPr>
          <w:rFonts w:asciiTheme="majorHAnsi" w:hAnsiTheme="majorHAnsi" w:cstheme="majorHAnsi"/>
        </w:rPr>
        <w:t>example, Group 1 contains alkali metals, which are highly reactive and have one electron</w:t>
      </w:r>
      <w:r w:rsidRPr="00313F6B" w:rsidR="00D27069">
        <w:rPr>
          <w:rFonts w:asciiTheme="majorHAnsi" w:hAnsiTheme="majorHAnsi" w:cstheme="majorHAnsi"/>
        </w:rPr>
        <w:t xml:space="preserve"> in their outermost shell</w:t>
      </w:r>
      <w:r w:rsidRPr="00313F6B">
        <w:rPr>
          <w:rFonts w:asciiTheme="majorHAnsi" w:hAnsiTheme="majorHAnsi" w:cstheme="majorHAnsi"/>
        </w:rPr>
        <w:t>.</w:t>
      </w:r>
    </w:p>
    <w:p w:rsidRPr="00E21685" w:rsidR="007F60EA" w:rsidP="007A75D5" w:rsidRDefault="007A75D5" w14:paraId="767A103A" w14:textId="77777777">
      <w:pPr>
        <w:pStyle w:val="Heading3"/>
        <w:rPr>
          <w:rFonts w:cstheme="majorHAnsi"/>
          <w:bCs w:val="0"/>
          <w:color w:val="auto"/>
        </w:rPr>
      </w:pPr>
      <w:r w:rsidRPr="00313F6B">
        <w:rPr>
          <w:rFonts w:cstheme="majorHAnsi"/>
          <w:b w:val="0"/>
          <w:color w:val="auto"/>
        </w:rPr>
        <w:t xml:space="preserve">&lt;H3&gt; </w:t>
      </w:r>
      <w:r w:rsidRPr="00E21685" w:rsidR="007F60EA">
        <w:rPr>
          <w:rFonts w:cstheme="majorHAnsi"/>
          <w:bCs w:val="0"/>
          <w:color w:val="auto"/>
        </w:rPr>
        <w:t>Blocks:</w:t>
      </w:r>
    </w:p>
    <w:p w:rsidRPr="00E21685" w:rsidR="007F60EA" w:rsidP="007F60EA" w:rsidRDefault="007F60EA" w14:paraId="43CD6E8A" w14:textId="24E9DE02">
      <w:pPr>
        <w:pStyle w:val="NoSpacing"/>
        <w:rPr>
          <w:rFonts w:asciiTheme="majorHAnsi" w:hAnsiTheme="majorHAnsi" w:cstheme="majorHAnsi"/>
        </w:rPr>
      </w:pPr>
      <w:r w:rsidRPr="00E21685">
        <w:rPr>
          <w:rFonts w:asciiTheme="majorHAnsi" w:hAnsiTheme="majorHAnsi" w:cstheme="majorHAnsi"/>
        </w:rPr>
        <w:t xml:space="preserve">The periodic table can also be </w:t>
      </w:r>
      <w:r w:rsidRPr="00E21685" w:rsidR="00F24EC7">
        <w:rPr>
          <w:rFonts w:asciiTheme="majorHAnsi" w:hAnsiTheme="majorHAnsi" w:cstheme="majorHAnsi"/>
        </w:rPr>
        <w:t xml:space="preserve">classified </w:t>
      </w:r>
      <w:r w:rsidRPr="00E21685">
        <w:rPr>
          <w:rFonts w:asciiTheme="majorHAnsi" w:hAnsiTheme="majorHAnsi" w:cstheme="majorHAnsi"/>
        </w:rPr>
        <w:t>into blocks based on electron configuration:</w:t>
      </w:r>
    </w:p>
    <w:p w:rsidRPr="00E21685" w:rsidR="007F60EA" w:rsidP="007F60EA" w:rsidRDefault="007F60EA" w14:paraId="3B168C82" w14:textId="77777777">
      <w:pPr>
        <w:pStyle w:val="NoSpacing"/>
        <w:rPr>
          <w:rFonts w:asciiTheme="majorHAnsi" w:hAnsiTheme="majorHAnsi" w:cstheme="majorHAnsi"/>
        </w:rPr>
      </w:pPr>
      <w:r w:rsidRPr="00E21685">
        <w:rPr>
          <w:rFonts w:asciiTheme="majorHAnsi" w:hAnsiTheme="majorHAnsi" w:cstheme="majorHAnsi"/>
        </w:rPr>
        <w:t>s-block: Groups 1 and 2, including helium.</w:t>
      </w:r>
    </w:p>
    <w:p w:rsidRPr="00E21685" w:rsidR="007F60EA" w:rsidP="007F60EA" w:rsidRDefault="007F60EA" w14:paraId="6B19320A" w14:textId="77777777">
      <w:pPr>
        <w:pStyle w:val="NoSpacing"/>
        <w:rPr>
          <w:rFonts w:asciiTheme="majorHAnsi" w:hAnsiTheme="majorHAnsi" w:cstheme="majorHAnsi"/>
        </w:rPr>
      </w:pPr>
      <w:r w:rsidRPr="00E21685">
        <w:rPr>
          <w:rFonts w:asciiTheme="majorHAnsi" w:hAnsiTheme="majorHAnsi" w:cstheme="majorHAnsi"/>
        </w:rPr>
        <w:t>p-block: Groups 13 to 18.</w:t>
      </w:r>
    </w:p>
    <w:p w:rsidRPr="00E21685" w:rsidR="007F60EA" w:rsidP="007F60EA" w:rsidRDefault="007F60EA" w14:paraId="40A1892B" w14:textId="77777777">
      <w:pPr>
        <w:pStyle w:val="NoSpacing"/>
        <w:rPr>
          <w:rFonts w:asciiTheme="majorHAnsi" w:hAnsiTheme="majorHAnsi" w:cstheme="majorHAnsi"/>
        </w:rPr>
      </w:pPr>
      <w:r w:rsidRPr="00E21685">
        <w:rPr>
          <w:rFonts w:asciiTheme="majorHAnsi" w:hAnsiTheme="majorHAnsi" w:cstheme="majorHAnsi"/>
        </w:rPr>
        <w:t>d-block: Transition metals, located in the center of the table.</w:t>
      </w:r>
    </w:p>
    <w:p w:rsidRPr="00E21685" w:rsidR="007F60EA" w:rsidP="007F60EA" w:rsidRDefault="007F60EA" w14:paraId="101800E1" w14:textId="77777777">
      <w:pPr>
        <w:pStyle w:val="NoSpacing"/>
        <w:rPr>
          <w:rFonts w:asciiTheme="majorHAnsi" w:hAnsiTheme="majorHAnsi" w:cstheme="majorHAnsi"/>
        </w:rPr>
      </w:pPr>
      <w:r w:rsidRPr="00E21685">
        <w:rPr>
          <w:rFonts w:asciiTheme="majorHAnsi" w:hAnsiTheme="majorHAnsi" w:cstheme="majorHAnsi"/>
        </w:rPr>
        <w:t>f-block: Lanthanides and actinides, placed below the main table.</w:t>
      </w:r>
    </w:p>
    <w:p w:rsidRPr="00E21685" w:rsidR="007F60EA" w:rsidP="007A75D5" w:rsidRDefault="007A75D5" w14:paraId="03E66B71" w14:textId="77777777">
      <w:pPr>
        <w:pStyle w:val="Heading4"/>
        <w:rPr>
          <w:rFonts w:cstheme="majorHAnsi"/>
          <w:bCs w:val="0"/>
          <w:i w:val="0"/>
          <w:color w:val="auto"/>
        </w:rPr>
      </w:pPr>
      <w:r w:rsidRPr="00313F6B">
        <w:rPr>
          <w:rFonts w:cstheme="majorHAnsi"/>
          <w:b w:val="0"/>
          <w:i w:val="0"/>
          <w:color w:val="auto"/>
        </w:rPr>
        <w:t xml:space="preserve">&lt;H3&gt; </w:t>
      </w:r>
      <w:r w:rsidRPr="00E21685" w:rsidR="007F60EA">
        <w:rPr>
          <w:rFonts w:cstheme="majorHAnsi"/>
          <w:bCs w:val="0"/>
          <w:i w:val="0"/>
          <w:color w:val="auto"/>
        </w:rPr>
        <w:t>Metals, Nonmetals, and Metalloids:</w:t>
      </w:r>
    </w:p>
    <w:p w:rsidRPr="00E21685" w:rsidR="007F60EA" w:rsidP="007F60EA" w:rsidRDefault="007F60EA" w14:paraId="39B48E44" w14:textId="23F6C331">
      <w:pPr>
        <w:pStyle w:val="NoSpacing"/>
        <w:rPr>
          <w:rFonts w:asciiTheme="majorHAnsi" w:hAnsiTheme="majorHAnsi" w:cstheme="majorHAnsi"/>
        </w:rPr>
      </w:pPr>
      <w:r w:rsidRPr="00E21685">
        <w:rPr>
          <w:rFonts w:asciiTheme="majorHAnsi" w:hAnsiTheme="majorHAnsi" w:cstheme="majorHAnsi"/>
        </w:rPr>
        <w:t>Elements are</w:t>
      </w:r>
      <w:r w:rsidRPr="00E21685" w:rsidR="00F24EC7">
        <w:rPr>
          <w:rFonts w:asciiTheme="majorHAnsi" w:hAnsiTheme="majorHAnsi" w:cstheme="majorHAnsi"/>
        </w:rPr>
        <w:t xml:space="preserve"> classified</w:t>
      </w:r>
      <w:r w:rsidRPr="00E21685">
        <w:rPr>
          <w:rFonts w:asciiTheme="majorHAnsi" w:hAnsiTheme="majorHAnsi" w:cstheme="majorHAnsi"/>
        </w:rPr>
        <w:t xml:space="preserve"> into three main </w:t>
      </w:r>
      <w:r w:rsidRPr="00E21685" w:rsidR="00F24EC7">
        <w:rPr>
          <w:rFonts w:asciiTheme="majorHAnsi" w:hAnsiTheme="majorHAnsi" w:cstheme="majorHAnsi"/>
        </w:rPr>
        <w:t>categories</w:t>
      </w:r>
      <w:r w:rsidRPr="00E21685">
        <w:rPr>
          <w:rFonts w:asciiTheme="majorHAnsi" w:hAnsiTheme="majorHAnsi" w:cstheme="majorHAnsi"/>
        </w:rPr>
        <w:t>:</w:t>
      </w:r>
    </w:p>
    <w:p w:rsidRPr="00E21685" w:rsidR="007F60EA" w:rsidP="007F60EA" w:rsidRDefault="007F60EA" w14:paraId="5EC293BA" w14:textId="2FF6FA47">
      <w:pPr>
        <w:pStyle w:val="NoSpacing"/>
        <w:rPr>
          <w:rFonts w:asciiTheme="majorHAnsi" w:hAnsiTheme="majorHAnsi" w:cstheme="majorHAnsi"/>
        </w:rPr>
      </w:pPr>
      <w:r w:rsidRPr="00E21685">
        <w:rPr>
          <w:rFonts w:asciiTheme="majorHAnsi" w:hAnsiTheme="majorHAnsi" w:cstheme="majorHAnsi"/>
        </w:rPr>
        <w:t xml:space="preserve">Metals: </w:t>
      </w:r>
      <w:r w:rsidRPr="00E21685" w:rsidR="00F24EC7">
        <w:rPr>
          <w:rFonts w:asciiTheme="majorHAnsi" w:hAnsiTheme="majorHAnsi" w:cstheme="majorHAnsi"/>
        </w:rPr>
        <w:t>These elements are f</w:t>
      </w:r>
      <w:r w:rsidRPr="00E21685">
        <w:rPr>
          <w:rFonts w:asciiTheme="majorHAnsi" w:hAnsiTheme="majorHAnsi" w:cstheme="majorHAnsi"/>
        </w:rPr>
        <w:t xml:space="preserve">ound on the left side and in the center; </w:t>
      </w:r>
      <w:r w:rsidRPr="00313F6B" w:rsidR="00313F6B">
        <w:rPr>
          <w:rFonts w:asciiTheme="majorHAnsi" w:hAnsiTheme="majorHAnsi" w:cstheme="majorHAnsi"/>
        </w:rPr>
        <w:t>typically,</w:t>
      </w:r>
      <w:r w:rsidRPr="00E21685">
        <w:rPr>
          <w:rFonts w:asciiTheme="majorHAnsi" w:hAnsiTheme="majorHAnsi" w:cstheme="majorHAnsi"/>
        </w:rPr>
        <w:t xml:space="preserve"> shiny, conductive, and malleable (e.g., iron, copper).</w:t>
      </w:r>
    </w:p>
    <w:p w:rsidRPr="00E21685" w:rsidR="007F60EA" w:rsidP="007F60EA" w:rsidRDefault="007F60EA" w14:paraId="69AA3C48" w14:textId="77777777">
      <w:pPr>
        <w:pStyle w:val="NoSpacing"/>
        <w:rPr>
          <w:rFonts w:asciiTheme="majorHAnsi" w:hAnsiTheme="majorHAnsi" w:cstheme="majorHAnsi"/>
        </w:rPr>
      </w:pPr>
      <w:r w:rsidRPr="00E21685">
        <w:rPr>
          <w:rFonts w:asciiTheme="majorHAnsi" w:hAnsiTheme="majorHAnsi" w:cstheme="majorHAnsi"/>
        </w:rPr>
        <w:t>Nonmetals: Located on the right side; they are often dull, insulators, and can be gases or brittle solids (e.g., oxygen, sulfur).</w:t>
      </w:r>
    </w:p>
    <w:p w:rsidRPr="00E21685" w:rsidR="007F60EA" w:rsidP="6B9F1A11" w:rsidRDefault="007F60EA" w14:paraId="42D77DB5" w14:textId="5ED9F17F">
      <w:pPr>
        <w:pStyle w:val="NoSpacing"/>
        <w:rPr>
          <w:rFonts w:ascii="Calibri" w:hAnsi="Calibri" w:cs="Calibri" w:asciiTheme="majorAscii" w:hAnsiTheme="majorAscii" w:cstheme="majorAscii"/>
        </w:rPr>
      </w:pPr>
      <w:r w:rsidRPr="6B9F1A11" w:rsidR="6B9F1A11">
        <w:rPr>
          <w:rFonts w:ascii="Calibri" w:hAnsi="Calibri" w:cs="Calibri" w:asciiTheme="majorAscii" w:hAnsiTheme="majorAscii" w:cstheme="majorAscii"/>
        </w:rPr>
        <w:t xml:space="preserve">Metalloids: Found along the </w:t>
      </w:r>
      <w:ins w:author="Micah Newman" w:date="2024-11-18T22:47:59.535Z" w:id="1132399687">
        <w:r w:rsidRPr="6B9F1A11" w:rsidR="6B9F1A11">
          <w:rPr>
            <w:rFonts w:ascii="Calibri" w:hAnsi="Calibri" w:cs="Calibri" w:asciiTheme="majorAscii" w:hAnsiTheme="majorAscii" w:cstheme="majorAscii"/>
          </w:rPr>
          <w:t>“</w:t>
        </w:r>
      </w:ins>
      <w:r w:rsidRPr="6B9F1A11" w:rsidR="6B9F1A11">
        <w:rPr>
          <w:rFonts w:ascii="Calibri" w:hAnsi="Calibri" w:cs="Calibri" w:asciiTheme="majorAscii" w:hAnsiTheme="majorAscii" w:cstheme="majorAscii"/>
        </w:rPr>
        <w:t>staircase</w:t>
      </w:r>
      <w:ins w:author="Micah Newman" w:date="2024-11-18T22:48:05.787Z" w:id="1690494523">
        <w:r w:rsidRPr="6B9F1A11" w:rsidR="6B9F1A11">
          <w:rPr>
            <w:rFonts w:ascii="Calibri" w:hAnsi="Calibri" w:cs="Calibri" w:asciiTheme="majorAscii" w:hAnsiTheme="majorAscii" w:cstheme="majorAscii"/>
          </w:rPr>
          <w:t>”</w:t>
        </w:r>
      </w:ins>
      <w:r w:rsidRPr="6B9F1A11" w:rsidR="6B9F1A11">
        <w:rPr>
          <w:rFonts w:ascii="Calibri" w:hAnsi="Calibri" w:cs="Calibri" w:asciiTheme="majorAscii" w:hAnsiTheme="majorAscii" w:cstheme="majorAscii"/>
        </w:rPr>
        <w:t xml:space="preserve"> line that separates metals and nonmetals; they </w:t>
      </w:r>
      <w:r w:rsidRPr="6B9F1A11" w:rsidR="6B9F1A11">
        <w:rPr>
          <w:rFonts w:ascii="Calibri" w:hAnsi="Calibri" w:cs="Calibri" w:asciiTheme="majorAscii" w:hAnsiTheme="majorAscii" w:cstheme="majorAscii"/>
        </w:rPr>
        <w:t>exhibit</w:t>
      </w:r>
      <w:r w:rsidRPr="6B9F1A11" w:rsidR="6B9F1A11">
        <w:rPr>
          <w:rFonts w:ascii="Calibri" w:hAnsi="Calibri" w:cs="Calibri" w:asciiTheme="majorAscii" w:hAnsiTheme="majorAscii" w:cstheme="majorAscii"/>
        </w:rPr>
        <w:t xml:space="preserve"> properties of both categories of metal and nonmetal (e.g., silicon, arsenic).</w:t>
      </w:r>
    </w:p>
    <w:p w:rsidRPr="00E21685" w:rsidR="007F60EA" w:rsidP="005065CC" w:rsidRDefault="007F60EA" w14:paraId="5FFE63A4" w14:textId="77777777">
      <w:pPr>
        <w:pStyle w:val="Heading3"/>
        <w:rPr>
          <w:rFonts w:cstheme="majorHAnsi"/>
          <w:bCs w:val="0"/>
          <w:color w:val="auto"/>
        </w:rPr>
      </w:pPr>
      <w:r w:rsidRPr="00313F6B">
        <w:rPr>
          <w:rFonts w:cstheme="majorHAnsi"/>
          <w:b w:val="0"/>
          <w:color w:val="auto"/>
        </w:rPr>
        <w:t xml:space="preserve">&lt;H2&gt; </w:t>
      </w:r>
      <w:r w:rsidRPr="00E21685">
        <w:rPr>
          <w:rFonts w:cstheme="majorHAnsi"/>
          <w:bCs w:val="0"/>
          <w:color w:val="auto"/>
        </w:rPr>
        <w:t>Key Features of the Modern Periodic Table</w:t>
      </w:r>
    </w:p>
    <w:p w:rsidRPr="00E21685" w:rsidR="007F60EA" w:rsidP="007F60EA" w:rsidRDefault="007F60EA" w14:paraId="3D417115" w14:textId="17C8B8A6">
      <w:pPr>
        <w:pStyle w:val="NoSpacing"/>
        <w:rPr>
          <w:rFonts w:asciiTheme="majorHAnsi" w:hAnsiTheme="majorHAnsi" w:cstheme="majorHAnsi"/>
          <w:b/>
        </w:rPr>
      </w:pPr>
      <w:r w:rsidRPr="00E21685">
        <w:rPr>
          <w:rFonts w:asciiTheme="majorHAnsi" w:hAnsiTheme="majorHAnsi" w:cstheme="majorHAnsi"/>
          <w:b/>
        </w:rPr>
        <w:t>Atomic Number:</w:t>
      </w:r>
    </w:p>
    <w:p w:rsidRPr="00E21685" w:rsidR="007F60EA" w:rsidP="007F60EA" w:rsidRDefault="007F60EA" w14:paraId="129BF8B1" w14:textId="454FE20C">
      <w:pPr>
        <w:pStyle w:val="NoSpacing"/>
        <w:rPr>
          <w:rFonts w:asciiTheme="majorHAnsi" w:hAnsiTheme="majorHAnsi" w:cstheme="majorHAnsi"/>
        </w:rPr>
      </w:pPr>
      <w:r w:rsidRPr="00E21685">
        <w:rPr>
          <w:rFonts w:asciiTheme="majorHAnsi" w:hAnsiTheme="majorHAnsi" w:cstheme="majorHAnsi"/>
        </w:rPr>
        <w:t xml:space="preserve">Each element is represented by its atomic number, which corresponds to the number of protons in its nucleus. This arrangement corrects the inconsistencies found in earlier tables that were organized </w:t>
      </w:r>
      <w:r w:rsidRPr="00E21685" w:rsidR="0030700C">
        <w:rPr>
          <w:rFonts w:asciiTheme="majorHAnsi" w:hAnsiTheme="majorHAnsi" w:cstheme="majorHAnsi"/>
        </w:rPr>
        <w:t>according to</w:t>
      </w:r>
      <w:r w:rsidRPr="00E21685">
        <w:rPr>
          <w:rFonts w:asciiTheme="majorHAnsi" w:hAnsiTheme="majorHAnsi" w:cstheme="majorHAnsi"/>
        </w:rPr>
        <w:t xml:space="preserve"> atomic mass</w:t>
      </w:r>
      <w:r w:rsidRPr="00E21685" w:rsidR="007E5D73">
        <w:rPr>
          <w:rFonts w:asciiTheme="majorHAnsi" w:hAnsiTheme="majorHAnsi" w:cstheme="majorHAnsi"/>
        </w:rPr>
        <w:t>es</w:t>
      </w:r>
      <w:r w:rsidRPr="00E21685">
        <w:rPr>
          <w:rFonts w:asciiTheme="majorHAnsi" w:hAnsiTheme="majorHAnsi" w:cstheme="majorHAnsi"/>
        </w:rPr>
        <w:t>.</w:t>
      </w:r>
    </w:p>
    <w:p w:rsidRPr="00E21685" w:rsidR="0030700C" w:rsidP="007F60EA" w:rsidRDefault="0030700C" w14:paraId="148E93C3" w14:textId="77777777">
      <w:pPr>
        <w:pStyle w:val="NoSpacing"/>
        <w:rPr>
          <w:rFonts w:asciiTheme="majorHAnsi" w:hAnsiTheme="majorHAnsi" w:cstheme="majorHAnsi"/>
          <w:b/>
        </w:rPr>
      </w:pPr>
    </w:p>
    <w:p w:rsidRPr="00E21685" w:rsidR="007F60EA" w:rsidP="007F60EA" w:rsidRDefault="007F60EA" w14:paraId="1D2C846A" w14:textId="068417B8">
      <w:pPr>
        <w:pStyle w:val="NoSpacing"/>
        <w:rPr>
          <w:rFonts w:asciiTheme="majorHAnsi" w:hAnsiTheme="majorHAnsi" w:cstheme="majorHAnsi"/>
          <w:b/>
        </w:rPr>
      </w:pPr>
      <w:r w:rsidRPr="00E21685">
        <w:rPr>
          <w:rFonts w:asciiTheme="majorHAnsi" w:hAnsiTheme="majorHAnsi" w:cstheme="majorHAnsi"/>
          <w:b/>
        </w:rPr>
        <w:t>Electron Configuration:</w:t>
      </w:r>
    </w:p>
    <w:p w:rsidRPr="00E21685" w:rsidR="00DC47D7" w:rsidP="00DC47D7" w:rsidRDefault="00DC47D7" w14:paraId="4FE0AB40" w14:textId="30EC3017">
      <w:pPr>
        <w:pStyle w:val="NoSpacing"/>
        <w:rPr>
          <w:rFonts w:asciiTheme="majorHAnsi" w:hAnsiTheme="majorHAnsi" w:cstheme="majorHAnsi"/>
        </w:rPr>
      </w:pPr>
      <w:r w:rsidRPr="00E21685">
        <w:rPr>
          <w:rFonts w:asciiTheme="majorHAnsi" w:hAnsiTheme="majorHAnsi" w:cstheme="majorHAnsi"/>
        </w:rPr>
        <w:t xml:space="preserve">The periodic table provides insights into the electron configurations of elements, which helps predict their chemical behavior. </w:t>
      </w:r>
      <w:r w:rsidR="00744A19">
        <w:rPr>
          <w:rFonts w:asciiTheme="majorHAnsi" w:hAnsiTheme="majorHAnsi" w:cstheme="majorHAnsi"/>
        </w:rPr>
        <w:t>E</w:t>
      </w:r>
      <w:r w:rsidRPr="00E21685">
        <w:rPr>
          <w:rFonts w:asciiTheme="majorHAnsi" w:hAnsiTheme="majorHAnsi" w:cstheme="majorHAnsi"/>
        </w:rPr>
        <w:t>lements in the same group have similar valence electron configurations, leading to similar reactivity.</w:t>
      </w:r>
    </w:p>
    <w:p w:rsidRPr="00E21685" w:rsidR="00DC47D7" w:rsidP="00DC47D7" w:rsidRDefault="00DC47D7" w14:paraId="7916A0CB" w14:textId="77777777">
      <w:pPr>
        <w:pStyle w:val="NoSpacing"/>
        <w:rPr>
          <w:rFonts w:asciiTheme="majorHAnsi" w:hAnsiTheme="majorHAnsi" w:cstheme="majorHAnsi"/>
        </w:rPr>
      </w:pPr>
    </w:p>
    <w:p w:rsidRPr="00E21685" w:rsidR="00DC47D7" w:rsidP="6B9F1A11" w:rsidRDefault="00DC47D7" w14:paraId="7423972F" w14:textId="77777777" w14:noSpellErr="1">
      <w:pPr>
        <w:pStyle w:val="NoSpacing"/>
        <w:rPr>
          <w:rFonts w:ascii="Calibri" w:hAnsi="Calibri" w:cs="Calibri" w:asciiTheme="majorAscii" w:hAnsiTheme="majorAscii" w:cstheme="majorAscii"/>
        </w:rPr>
      </w:pPr>
      <w:r w:rsidRPr="6B9F1A11" w:rsidR="6B9F1A11">
        <w:rPr>
          <w:rFonts w:ascii="Calibri" w:hAnsi="Calibri" w:cs="Calibri" w:asciiTheme="majorAscii" w:hAnsiTheme="majorAscii" w:cstheme="majorAscii"/>
        </w:rPr>
        <w:t xml:space="preserve">For example, knowing that magnesium and calcium have two electrons in their outer shell helps us understand their behavior when forming compounds with chloride, </w:t>
      </w:r>
      <w:commentRangeStart w:id="1087166004"/>
      <w:r w:rsidRPr="6B9F1A11" w:rsidR="6B9F1A11">
        <w:rPr>
          <w:rFonts w:ascii="Calibri" w:hAnsi="Calibri" w:cs="Calibri" w:asciiTheme="majorAscii" w:hAnsiTheme="majorAscii" w:cstheme="majorAscii"/>
        </w:rPr>
        <w:t xml:space="preserve">explaining why magnesium chloride and calcium chloride might be </w:t>
      </w:r>
      <w:bookmarkStart w:name="_Int_1gAenRoY" w:id="1487550327"/>
      <w:r w:rsidRPr="6B9F1A11" w:rsidR="6B9F1A11">
        <w:rPr>
          <w:rFonts w:ascii="Calibri" w:hAnsi="Calibri" w:cs="Calibri" w:asciiTheme="majorAscii" w:hAnsiTheme="majorAscii" w:cstheme="majorAscii"/>
        </w:rPr>
        <w:t>more or less effective</w:t>
      </w:r>
      <w:bookmarkEnd w:id="1487550327"/>
      <w:r w:rsidRPr="6B9F1A11" w:rsidR="6B9F1A11">
        <w:rPr>
          <w:rFonts w:ascii="Calibri" w:hAnsi="Calibri" w:cs="Calibri" w:asciiTheme="majorAscii" w:hAnsiTheme="majorAscii" w:cstheme="majorAscii"/>
        </w:rPr>
        <w:t xml:space="preserve"> at melting ice.</w:t>
      </w:r>
      <w:commentRangeEnd w:id="1087166004"/>
      <w:r>
        <w:rPr>
          <w:rStyle w:val="CommentReference"/>
        </w:rPr>
        <w:commentReference w:id="1087166004"/>
      </w:r>
    </w:p>
    <w:p w:rsidR="6B9F1A11" w:rsidP="6B9F1A11" w:rsidRDefault="6B9F1A11" w14:paraId="68DE6CCB" w14:textId="17F7FDDD">
      <w:pPr>
        <w:pStyle w:val="NoSpacing"/>
        <w:rPr>
          <w:ins w:author="Micah Newman" w:date="2024-11-18T22:48:40.514Z" w16du:dateUtc="2024-11-18T22:48:40.514Z" w:id="252711313"/>
          <w:rFonts w:ascii="Calibri" w:hAnsi="Calibri" w:cs="Calibri" w:asciiTheme="majorAscii" w:hAnsiTheme="majorAscii" w:cstheme="majorAscii"/>
          <w:b w:val="1"/>
          <w:bCs w:val="1"/>
        </w:rPr>
      </w:pPr>
    </w:p>
    <w:p w:rsidRPr="00E21685" w:rsidR="00AC6DB9" w:rsidP="00DC47D7" w:rsidRDefault="00AC6DB9" w14:paraId="448C5365" w14:textId="6313515D">
      <w:pPr>
        <w:pStyle w:val="NoSpacing"/>
        <w:rPr>
          <w:rFonts w:asciiTheme="majorHAnsi" w:hAnsiTheme="majorHAnsi" w:cstheme="majorHAnsi"/>
          <w:b/>
          <w:bCs/>
        </w:rPr>
      </w:pPr>
      <w:r w:rsidRPr="00E21685">
        <w:rPr>
          <w:rFonts w:asciiTheme="majorHAnsi" w:hAnsiTheme="majorHAnsi" w:cstheme="majorHAnsi"/>
          <w:b/>
          <w:bCs/>
        </w:rPr>
        <w:t>Periods and Groups:</w:t>
      </w:r>
    </w:p>
    <w:p w:rsidRPr="00E21685" w:rsidR="00AC6DB9" w:rsidP="00DC47D7" w:rsidRDefault="00AC6DB9" w14:paraId="188BA5C4" w14:textId="6FC07023">
      <w:pPr>
        <w:pStyle w:val="NoSpacing"/>
        <w:rPr>
          <w:rFonts w:asciiTheme="majorHAnsi" w:hAnsiTheme="majorHAnsi" w:cstheme="majorHAnsi"/>
        </w:rPr>
      </w:pPr>
      <w:r w:rsidRPr="00E21685">
        <w:rPr>
          <w:rFonts w:asciiTheme="majorHAnsi" w:hAnsiTheme="majorHAnsi" w:cstheme="majorHAnsi"/>
        </w:rPr>
        <w:t xml:space="preserve">The number </w:t>
      </w:r>
      <w:r w:rsidRPr="00E21685" w:rsidR="001A25AA">
        <w:rPr>
          <w:rFonts w:asciiTheme="majorHAnsi" w:hAnsiTheme="majorHAnsi" w:cstheme="majorHAnsi"/>
        </w:rPr>
        <w:t xml:space="preserve">of </w:t>
      </w:r>
      <w:r w:rsidRPr="00E21685">
        <w:rPr>
          <w:rFonts w:asciiTheme="majorHAnsi" w:hAnsiTheme="majorHAnsi" w:cstheme="majorHAnsi"/>
        </w:rPr>
        <w:t xml:space="preserve">periods in the modern periodic table is seven and these are </w:t>
      </w:r>
      <w:r w:rsidRPr="00E21685" w:rsidR="001A25AA">
        <w:rPr>
          <w:rFonts w:asciiTheme="majorHAnsi" w:hAnsiTheme="majorHAnsi" w:cstheme="majorHAnsi"/>
        </w:rPr>
        <w:t xml:space="preserve">laid </w:t>
      </w:r>
      <w:r w:rsidRPr="00E21685">
        <w:rPr>
          <w:rFonts w:asciiTheme="majorHAnsi" w:hAnsiTheme="majorHAnsi" w:cstheme="majorHAnsi"/>
        </w:rPr>
        <w:t xml:space="preserve">in horizontal rows indicating the direction of </w:t>
      </w:r>
      <w:r w:rsidRPr="00E21685" w:rsidR="001A25AA">
        <w:rPr>
          <w:rFonts w:asciiTheme="majorHAnsi" w:hAnsiTheme="majorHAnsi" w:cstheme="majorHAnsi"/>
        </w:rPr>
        <w:t xml:space="preserve">the </w:t>
      </w:r>
      <w:r w:rsidRPr="00E21685">
        <w:rPr>
          <w:rFonts w:asciiTheme="majorHAnsi" w:hAnsiTheme="majorHAnsi" w:cstheme="majorHAnsi"/>
        </w:rPr>
        <w:t xml:space="preserve">periodic table from left to right across the line where </w:t>
      </w:r>
      <w:r w:rsidRPr="00E21685" w:rsidR="001A25AA">
        <w:rPr>
          <w:rFonts w:asciiTheme="majorHAnsi" w:hAnsiTheme="majorHAnsi" w:cstheme="majorHAnsi"/>
        </w:rPr>
        <w:t xml:space="preserve">the </w:t>
      </w:r>
      <w:r w:rsidRPr="00E21685">
        <w:rPr>
          <w:rFonts w:asciiTheme="majorHAnsi" w:hAnsiTheme="majorHAnsi" w:cstheme="majorHAnsi"/>
        </w:rPr>
        <w:t xml:space="preserve">properties of elements are gradually </w:t>
      </w:r>
      <w:r w:rsidRPr="00E21685" w:rsidR="001A25AA">
        <w:rPr>
          <w:rFonts w:asciiTheme="majorHAnsi" w:hAnsiTheme="majorHAnsi" w:cstheme="majorHAnsi"/>
        </w:rPr>
        <w:t>changed</w:t>
      </w:r>
      <w:r w:rsidRPr="00E21685">
        <w:rPr>
          <w:rFonts w:asciiTheme="majorHAnsi" w:hAnsiTheme="majorHAnsi" w:cstheme="majorHAnsi"/>
        </w:rPr>
        <w:t>.</w:t>
      </w:r>
    </w:p>
    <w:p w:rsidRPr="00E21685" w:rsidR="00AC6DB9" w:rsidP="00DC47D7" w:rsidRDefault="00AC6DB9" w14:paraId="652C58B2" w14:textId="2074E825">
      <w:pPr>
        <w:pStyle w:val="NoSpacing"/>
        <w:rPr>
          <w:rFonts w:asciiTheme="majorHAnsi" w:hAnsiTheme="majorHAnsi" w:cstheme="majorHAnsi"/>
        </w:rPr>
      </w:pPr>
      <w:r w:rsidRPr="00E21685">
        <w:rPr>
          <w:rFonts w:asciiTheme="majorHAnsi" w:hAnsiTheme="majorHAnsi" w:cstheme="majorHAnsi"/>
        </w:rPr>
        <w:t xml:space="preserve">The modern periodic table carries </w:t>
      </w:r>
      <w:r w:rsidRPr="00E21685" w:rsidR="001A25AA">
        <w:rPr>
          <w:rFonts w:asciiTheme="majorHAnsi" w:hAnsiTheme="majorHAnsi" w:cstheme="majorHAnsi"/>
        </w:rPr>
        <w:t xml:space="preserve">18 </w:t>
      </w:r>
      <w:r w:rsidRPr="00E21685">
        <w:rPr>
          <w:rFonts w:asciiTheme="majorHAnsi" w:hAnsiTheme="majorHAnsi" w:cstheme="majorHAnsi"/>
        </w:rPr>
        <w:t>groups where Group 1 starts with alkali metal</w:t>
      </w:r>
      <w:r w:rsidRPr="00E21685" w:rsidR="001A25AA">
        <w:rPr>
          <w:rFonts w:asciiTheme="majorHAnsi" w:hAnsiTheme="majorHAnsi" w:cstheme="majorHAnsi"/>
        </w:rPr>
        <w:t>s</w:t>
      </w:r>
      <w:r w:rsidRPr="00E21685">
        <w:rPr>
          <w:rFonts w:asciiTheme="majorHAnsi" w:hAnsiTheme="majorHAnsi" w:cstheme="majorHAnsi"/>
        </w:rPr>
        <w:t xml:space="preserve"> which are highly </w:t>
      </w:r>
      <w:r w:rsidRPr="00E21685" w:rsidR="6C87577C">
        <w:rPr>
          <w:rFonts w:asciiTheme="majorHAnsi" w:hAnsiTheme="majorHAnsi" w:cstheme="majorHAnsi"/>
        </w:rPr>
        <w:t>reactive,</w:t>
      </w:r>
      <w:r w:rsidRPr="00E21685">
        <w:rPr>
          <w:rFonts w:asciiTheme="majorHAnsi" w:hAnsiTheme="majorHAnsi" w:cstheme="majorHAnsi"/>
        </w:rPr>
        <w:t xml:space="preserve"> and </w:t>
      </w:r>
      <w:r w:rsidRPr="00E21685" w:rsidR="001A25AA">
        <w:rPr>
          <w:rFonts w:asciiTheme="majorHAnsi" w:hAnsiTheme="majorHAnsi" w:cstheme="majorHAnsi"/>
        </w:rPr>
        <w:t xml:space="preserve">Group </w:t>
      </w:r>
      <w:r w:rsidRPr="00E21685">
        <w:rPr>
          <w:rFonts w:asciiTheme="majorHAnsi" w:hAnsiTheme="majorHAnsi" w:cstheme="majorHAnsi"/>
        </w:rPr>
        <w:t>18 ends up with noble gases which are highly inert in the vertical column line where the elements exert similar chemical properties.</w:t>
      </w:r>
    </w:p>
    <w:p w:rsidRPr="00347876" w:rsidR="00AC6DB9" w:rsidP="00AC6DB9" w:rsidRDefault="008B7F4C" w14:paraId="31E98532" w14:textId="51C3E322">
      <w:pPr>
        <w:pStyle w:val="Heading3"/>
        <w:rPr>
          <w:rFonts w:cstheme="majorHAnsi"/>
          <w:b w:val="0"/>
          <w:color w:val="auto"/>
          <w:sz w:val="22"/>
        </w:rPr>
      </w:pPr>
      <w:r w:rsidRPr="00347876">
        <w:rPr>
          <w:rFonts w:cstheme="majorHAnsi"/>
          <w:b w:val="0"/>
          <w:color w:val="auto"/>
          <w:sz w:val="22"/>
        </w:rPr>
        <w:t>L</w:t>
      </w:r>
      <w:r w:rsidRPr="00347876" w:rsidR="00AC6DB9">
        <w:rPr>
          <w:rStyle w:val="Strong"/>
          <w:rFonts w:cstheme="majorHAnsi"/>
          <w:b/>
          <w:bCs/>
          <w:color w:val="auto"/>
          <w:sz w:val="22"/>
        </w:rPr>
        <w:t>anthanides and Actinides</w:t>
      </w:r>
    </w:p>
    <w:p w:rsidRPr="00E21685" w:rsidR="00AC6DB9" w:rsidP="4368E1FA" w:rsidRDefault="008B7F4C" w14:paraId="66A7A674" w14:textId="5BD27D09" w14:noSpellErr="1">
      <w:pPr>
        <w:pStyle w:val="NormalWeb"/>
        <w:rPr>
          <w:rFonts w:ascii="Calibri" w:hAnsi="Calibri" w:cs="Calibri" w:asciiTheme="majorAscii" w:hAnsiTheme="majorAscii" w:cstheme="majorAscii"/>
          <w:sz w:val="22"/>
          <w:szCs w:val="22"/>
        </w:rPr>
      </w:pPr>
      <w:r w:rsidRPr="4368E1FA" w:rsidR="008B7F4C">
        <w:rPr>
          <w:rFonts w:ascii="Calibri" w:hAnsi="Calibri" w:cs="Calibri" w:asciiTheme="majorAscii" w:hAnsiTheme="majorAscii" w:cstheme="majorAscii"/>
          <w:sz w:val="22"/>
          <w:szCs w:val="22"/>
        </w:rPr>
        <w:t xml:space="preserve">The fifteen </w:t>
      </w:r>
      <w:r w:rsidRPr="4368E1FA" w:rsidR="00321009">
        <w:rPr>
          <w:rFonts w:ascii="Calibri" w:hAnsi="Calibri" w:cs="Calibri" w:asciiTheme="majorAscii" w:hAnsiTheme="majorAscii" w:cstheme="majorAscii"/>
          <w:sz w:val="22"/>
          <w:szCs w:val="22"/>
        </w:rPr>
        <w:t>elements</w:t>
      </w:r>
      <w:r w:rsidRPr="4368E1FA" w:rsidR="008B7F4C">
        <w:rPr>
          <w:rFonts w:ascii="Calibri" w:hAnsi="Calibri" w:cs="Calibri" w:asciiTheme="majorAscii" w:hAnsiTheme="majorAscii" w:cstheme="majorAscii"/>
          <w:sz w:val="22"/>
          <w:szCs w:val="22"/>
        </w:rPr>
        <w:t xml:space="preserve"> in </w:t>
      </w:r>
      <w:r w:rsidRPr="4368E1FA" w:rsidR="001A25AA">
        <w:rPr>
          <w:rFonts w:ascii="Calibri" w:hAnsi="Calibri" w:cs="Calibri" w:asciiTheme="majorAscii" w:hAnsiTheme="majorAscii" w:cstheme="majorAscii"/>
          <w:sz w:val="22"/>
          <w:szCs w:val="22"/>
        </w:rPr>
        <w:t xml:space="preserve">the </w:t>
      </w:r>
      <w:r w:rsidRPr="4368E1FA" w:rsidR="008B7F4C">
        <w:rPr>
          <w:rFonts w:ascii="Calibri" w:hAnsi="Calibri" w:cs="Calibri" w:asciiTheme="majorAscii" w:hAnsiTheme="majorAscii" w:cstheme="majorAscii"/>
          <w:sz w:val="22"/>
          <w:szCs w:val="22"/>
        </w:rPr>
        <w:t xml:space="preserve">Lanthanide and Actinide series are mentioned in separate boxes </w:t>
      </w:r>
      <w:r w:rsidRPr="4368E1FA" w:rsidR="001A25AA">
        <w:rPr>
          <w:rFonts w:ascii="Calibri" w:hAnsi="Calibri" w:cs="Calibri" w:asciiTheme="majorAscii" w:hAnsiTheme="majorAscii" w:cstheme="majorAscii"/>
          <w:sz w:val="22"/>
          <w:szCs w:val="22"/>
        </w:rPr>
        <w:t xml:space="preserve">depicting </w:t>
      </w:r>
      <w:r w:rsidRPr="4368E1FA" w:rsidR="008B7F4C">
        <w:rPr>
          <w:rFonts w:ascii="Calibri" w:hAnsi="Calibri" w:cs="Calibri" w:asciiTheme="majorAscii" w:hAnsiTheme="majorAscii" w:cstheme="majorAscii"/>
          <w:sz w:val="22"/>
          <w:szCs w:val="22"/>
        </w:rPr>
        <w:t xml:space="preserve">their almost similar physical and </w:t>
      </w:r>
      <w:commentRangeStart w:id="2064135373"/>
      <w:r w:rsidRPr="4368E1FA" w:rsidR="008B7F4C">
        <w:rPr>
          <w:rFonts w:ascii="Calibri" w:hAnsi="Calibri" w:cs="Calibri" w:asciiTheme="majorAscii" w:hAnsiTheme="majorAscii" w:cstheme="majorAscii"/>
          <w:sz w:val="22"/>
          <w:szCs w:val="22"/>
        </w:rPr>
        <w:t>chemical properties in the periodic table</w:t>
      </w:r>
      <w:commentRangeEnd w:id="2064135373"/>
      <w:r>
        <w:rPr>
          <w:rStyle w:val="CommentReference"/>
        </w:rPr>
        <w:commentReference w:id="2064135373"/>
      </w:r>
      <w:r w:rsidRPr="4368E1FA" w:rsidR="008B7F4C">
        <w:rPr>
          <w:rFonts w:ascii="Calibri" w:hAnsi="Calibri" w:cs="Calibri" w:asciiTheme="majorAscii" w:hAnsiTheme="majorAscii" w:cstheme="majorAscii"/>
          <w:sz w:val="22"/>
          <w:szCs w:val="22"/>
        </w:rPr>
        <w:t>. The element</w:t>
      </w:r>
      <w:r w:rsidRPr="4368E1FA" w:rsidR="001A25AA">
        <w:rPr>
          <w:rFonts w:ascii="Calibri" w:hAnsi="Calibri" w:cs="Calibri" w:asciiTheme="majorAscii" w:hAnsiTheme="majorAscii" w:cstheme="majorAscii"/>
          <w:sz w:val="22"/>
          <w:szCs w:val="22"/>
        </w:rPr>
        <w:t>s</w:t>
      </w:r>
      <w:r w:rsidRPr="4368E1FA" w:rsidR="008B7F4C">
        <w:rPr>
          <w:rFonts w:ascii="Calibri" w:hAnsi="Calibri" w:cs="Calibri" w:asciiTheme="majorAscii" w:hAnsiTheme="majorAscii" w:cstheme="majorAscii"/>
          <w:sz w:val="22"/>
          <w:szCs w:val="22"/>
        </w:rPr>
        <w:t xml:space="preserve"> Lanthanum (atomic number 57) to Lutetium (atomic number 71) are known as </w:t>
      </w:r>
      <w:r w:rsidRPr="4368E1FA" w:rsidR="001A25AA">
        <w:rPr>
          <w:rFonts w:ascii="Calibri" w:hAnsi="Calibri" w:cs="Calibri" w:asciiTheme="majorAscii" w:hAnsiTheme="majorAscii" w:cstheme="majorAscii"/>
          <w:sz w:val="22"/>
          <w:szCs w:val="22"/>
        </w:rPr>
        <w:t xml:space="preserve">the </w:t>
      </w:r>
      <w:r w:rsidRPr="4368E1FA" w:rsidR="008B7F4C">
        <w:rPr>
          <w:rFonts w:ascii="Calibri" w:hAnsi="Calibri" w:cs="Calibri" w:asciiTheme="majorAscii" w:hAnsiTheme="majorAscii" w:cstheme="majorAscii"/>
          <w:sz w:val="22"/>
          <w:szCs w:val="22"/>
        </w:rPr>
        <w:t xml:space="preserve">Lanthanide series. Actinium (atomic number: 89) to Lawrencium (atomic number: 103) are known as actinide series in </w:t>
      </w:r>
      <w:r w:rsidRPr="4368E1FA" w:rsidR="001A25AA">
        <w:rPr>
          <w:rFonts w:ascii="Calibri" w:hAnsi="Calibri" w:cs="Calibri" w:asciiTheme="majorAscii" w:hAnsiTheme="majorAscii" w:cstheme="majorAscii"/>
          <w:sz w:val="22"/>
          <w:szCs w:val="22"/>
        </w:rPr>
        <w:t xml:space="preserve">the </w:t>
      </w:r>
      <w:r w:rsidRPr="4368E1FA" w:rsidR="008B7F4C">
        <w:rPr>
          <w:rFonts w:ascii="Calibri" w:hAnsi="Calibri" w:cs="Calibri" w:asciiTheme="majorAscii" w:hAnsiTheme="majorAscii" w:cstheme="majorAscii"/>
          <w:sz w:val="22"/>
          <w:szCs w:val="22"/>
        </w:rPr>
        <w:t xml:space="preserve">modern periodic table. </w:t>
      </w:r>
    </w:p>
    <w:p w:rsidRPr="00347876" w:rsidR="00AC6DB9" w:rsidP="00AC6DB9" w:rsidRDefault="00AC6DB9" w14:paraId="48A9A16F" w14:textId="4809E1BA">
      <w:pPr>
        <w:pStyle w:val="Heading3"/>
        <w:rPr>
          <w:rFonts w:cstheme="majorHAnsi"/>
          <w:color w:val="auto"/>
          <w:sz w:val="22"/>
        </w:rPr>
      </w:pPr>
      <w:r w:rsidRPr="00347876">
        <w:rPr>
          <w:rStyle w:val="Strong"/>
          <w:rFonts w:cstheme="majorHAnsi"/>
          <w:b/>
          <w:bCs/>
          <w:color w:val="auto"/>
          <w:sz w:val="22"/>
        </w:rPr>
        <w:t>Transition Metals</w:t>
      </w:r>
    </w:p>
    <w:p w:rsidRPr="00E21685" w:rsidR="00AC6DB9" w:rsidP="00AC6DB9" w:rsidRDefault="001A25AA" w14:paraId="2EA2EB61" w14:textId="3F177452">
      <w:pPr>
        <w:pStyle w:val="NormalWeb"/>
        <w:rPr>
          <w:rFonts w:asciiTheme="majorHAnsi" w:hAnsiTheme="majorHAnsi" w:cstheme="majorHAnsi"/>
          <w:sz w:val="22"/>
          <w:szCs w:val="22"/>
        </w:rPr>
      </w:pPr>
      <w:r w:rsidRPr="00E21685">
        <w:rPr>
          <w:rFonts w:asciiTheme="majorHAnsi" w:hAnsiTheme="majorHAnsi" w:cstheme="majorHAnsi"/>
          <w:sz w:val="22"/>
          <w:szCs w:val="22"/>
        </w:rPr>
        <w:t xml:space="preserve">The </w:t>
      </w:r>
      <w:r w:rsidRPr="00E21685" w:rsidR="008B7F4C">
        <w:rPr>
          <w:rFonts w:asciiTheme="majorHAnsi" w:hAnsiTheme="majorHAnsi" w:cstheme="majorHAnsi"/>
          <w:sz w:val="22"/>
          <w:szCs w:val="22"/>
        </w:rPr>
        <w:t>modern periodic table contain</w:t>
      </w:r>
      <w:r w:rsidRPr="00E21685">
        <w:rPr>
          <w:rFonts w:asciiTheme="majorHAnsi" w:hAnsiTheme="majorHAnsi" w:cstheme="majorHAnsi"/>
          <w:sz w:val="22"/>
          <w:szCs w:val="22"/>
        </w:rPr>
        <w:t>s</w:t>
      </w:r>
      <w:r w:rsidRPr="00E21685" w:rsidR="008B7F4C">
        <w:rPr>
          <w:rFonts w:asciiTheme="majorHAnsi" w:hAnsiTheme="majorHAnsi" w:cstheme="majorHAnsi"/>
          <w:sz w:val="22"/>
          <w:szCs w:val="22"/>
        </w:rPr>
        <w:t xml:space="preserve"> one of the most important feature</w:t>
      </w:r>
      <w:r w:rsidRPr="00E21685">
        <w:rPr>
          <w:rFonts w:asciiTheme="majorHAnsi" w:hAnsiTheme="majorHAnsi" w:cstheme="majorHAnsi"/>
          <w:sz w:val="22"/>
          <w:szCs w:val="22"/>
        </w:rPr>
        <w:t>s</w:t>
      </w:r>
      <w:r w:rsidRPr="00E21685" w:rsidR="008B7F4C">
        <w:rPr>
          <w:rFonts w:asciiTheme="majorHAnsi" w:hAnsiTheme="majorHAnsi" w:cstheme="majorHAnsi"/>
          <w:sz w:val="22"/>
          <w:szCs w:val="22"/>
        </w:rPr>
        <w:t xml:space="preserve"> of transition metals which is also known as d-block elements. </w:t>
      </w:r>
      <w:r w:rsidRPr="00E21685">
        <w:rPr>
          <w:rFonts w:asciiTheme="majorHAnsi" w:hAnsiTheme="majorHAnsi" w:cstheme="majorHAnsi"/>
          <w:sz w:val="22"/>
          <w:szCs w:val="22"/>
        </w:rPr>
        <w:t>G</w:t>
      </w:r>
      <w:r w:rsidRPr="00E21685" w:rsidR="008B7F4C">
        <w:rPr>
          <w:rFonts w:asciiTheme="majorHAnsi" w:hAnsiTheme="majorHAnsi" w:cstheme="majorHAnsi"/>
          <w:sz w:val="22"/>
          <w:szCs w:val="22"/>
        </w:rPr>
        <w:t>roup</w:t>
      </w:r>
      <w:r w:rsidRPr="00E21685">
        <w:rPr>
          <w:rFonts w:asciiTheme="majorHAnsi" w:hAnsiTheme="majorHAnsi" w:cstheme="majorHAnsi"/>
          <w:sz w:val="22"/>
          <w:szCs w:val="22"/>
        </w:rPr>
        <w:t>s</w:t>
      </w:r>
      <w:r w:rsidRPr="00E21685" w:rsidR="008B7F4C">
        <w:rPr>
          <w:rFonts w:asciiTheme="majorHAnsi" w:hAnsiTheme="majorHAnsi" w:cstheme="majorHAnsi"/>
          <w:sz w:val="22"/>
          <w:szCs w:val="22"/>
        </w:rPr>
        <w:t xml:space="preserve"> 3 to 12 </w:t>
      </w:r>
      <w:r w:rsidRPr="00E21685">
        <w:rPr>
          <w:rFonts w:asciiTheme="majorHAnsi" w:hAnsiTheme="majorHAnsi" w:cstheme="majorHAnsi"/>
          <w:sz w:val="22"/>
          <w:szCs w:val="22"/>
        </w:rPr>
        <w:t xml:space="preserve">carry </w:t>
      </w:r>
      <w:r w:rsidRPr="00E21685" w:rsidR="008B7F4C">
        <w:rPr>
          <w:rFonts w:asciiTheme="majorHAnsi" w:hAnsiTheme="majorHAnsi" w:cstheme="majorHAnsi"/>
          <w:sz w:val="22"/>
          <w:szCs w:val="22"/>
        </w:rPr>
        <w:t xml:space="preserve">these elements in the periodic table having properties of metals, </w:t>
      </w:r>
      <w:r w:rsidRPr="00E21685">
        <w:rPr>
          <w:rFonts w:asciiTheme="majorHAnsi" w:hAnsiTheme="majorHAnsi" w:cstheme="majorHAnsi"/>
          <w:sz w:val="22"/>
          <w:szCs w:val="22"/>
        </w:rPr>
        <w:t xml:space="preserve">the </w:t>
      </w:r>
      <w:r w:rsidRPr="00E21685" w:rsidR="008B7F4C">
        <w:rPr>
          <w:rFonts w:asciiTheme="majorHAnsi" w:hAnsiTheme="majorHAnsi" w:cstheme="majorHAnsi"/>
          <w:sz w:val="22"/>
          <w:szCs w:val="22"/>
        </w:rPr>
        <w:t xml:space="preserve">ability </w:t>
      </w:r>
      <w:r w:rsidRPr="00E21685">
        <w:rPr>
          <w:rFonts w:asciiTheme="majorHAnsi" w:hAnsiTheme="majorHAnsi" w:cstheme="majorHAnsi"/>
          <w:sz w:val="22"/>
          <w:szCs w:val="22"/>
        </w:rPr>
        <w:t>to form</w:t>
      </w:r>
      <w:r w:rsidRPr="00E21685" w:rsidR="008B7F4C">
        <w:rPr>
          <w:rFonts w:asciiTheme="majorHAnsi" w:hAnsiTheme="majorHAnsi" w:cstheme="majorHAnsi"/>
          <w:sz w:val="22"/>
          <w:szCs w:val="22"/>
        </w:rPr>
        <w:t xml:space="preserve"> multiple oxidation states, complex ions formation</w:t>
      </w:r>
      <w:r w:rsidRPr="00E21685">
        <w:rPr>
          <w:rFonts w:asciiTheme="majorHAnsi" w:hAnsiTheme="majorHAnsi" w:cstheme="majorHAnsi"/>
          <w:sz w:val="22"/>
          <w:szCs w:val="22"/>
        </w:rPr>
        <w:t>,</w:t>
      </w:r>
      <w:r w:rsidRPr="00E21685" w:rsidR="008B7F4C">
        <w:rPr>
          <w:rFonts w:asciiTheme="majorHAnsi" w:hAnsiTheme="majorHAnsi" w:cstheme="majorHAnsi"/>
          <w:sz w:val="22"/>
          <w:szCs w:val="22"/>
        </w:rPr>
        <w:t xml:space="preserve"> etc. </w:t>
      </w:r>
    </w:p>
    <w:p w:rsidRPr="00347876" w:rsidR="00AC6DB9" w:rsidP="00AC6DB9" w:rsidRDefault="00AC6DB9" w14:paraId="3B2CA9BA" w14:textId="09B55D82">
      <w:pPr>
        <w:pStyle w:val="Heading3"/>
        <w:rPr>
          <w:rFonts w:cstheme="majorHAnsi"/>
          <w:color w:val="auto"/>
          <w:sz w:val="22"/>
        </w:rPr>
      </w:pPr>
      <w:r w:rsidRPr="00347876">
        <w:rPr>
          <w:rStyle w:val="Strong"/>
          <w:rFonts w:cstheme="majorHAnsi"/>
          <w:b/>
          <w:bCs/>
          <w:color w:val="auto"/>
          <w:sz w:val="22"/>
        </w:rPr>
        <w:t>Noble Gases</w:t>
      </w:r>
    </w:p>
    <w:p w:rsidRPr="00E21685" w:rsidR="00AC6DB9" w:rsidP="4368E1FA" w:rsidRDefault="008B7F4C" w14:paraId="73C12556" w14:textId="340951AF" w14:noSpellErr="1">
      <w:pPr>
        <w:pStyle w:val="NormalWeb"/>
        <w:rPr>
          <w:rFonts w:ascii="Calibri" w:hAnsi="Calibri" w:cs="Calibri" w:asciiTheme="majorAscii" w:hAnsiTheme="majorAscii" w:cstheme="majorAscii"/>
          <w:sz w:val="22"/>
          <w:szCs w:val="22"/>
        </w:rPr>
      </w:pPr>
      <w:r w:rsidRPr="4368E1FA" w:rsidR="008B7F4C">
        <w:rPr>
          <w:rFonts w:ascii="Calibri" w:hAnsi="Calibri" w:cs="Calibri" w:asciiTheme="majorAscii" w:hAnsiTheme="majorAscii" w:cstheme="majorAscii"/>
          <w:sz w:val="22"/>
          <w:szCs w:val="22"/>
        </w:rPr>
        <w:t xml:space="preserve">The </w:t>
      </w:r>
      <w:r w:rsidRPr="4368E1FA" w:rsidR="001A25AA">
        <w:rPr>
          <w:rFonts w:ascii="Calibri" w:hAnsi="Calibri" w:cs="Calibri" w:asciiTheme="majorAscii" w:hAnsiTheme="majorAscii" w:cstheme="majorAscii"/>
          <w:sz w:val="22"/>
          <w:szCs w:val="22"/>
        </w:rPr>
        <w:t>octet-</w:t>
      </w:r>
      <w:r w:rsidRPr="4368E1FA" w:rsidR="00321009">
        <w:rPr>
          <w:rFonts w:ascii="Calibri" w:hAnsi="Calibri" w:cs="Calibri" w:asciiTheme="majorAscii" w:hAnsiTheme="majorAscii" w:cstheme="majorAscii"/>
          <w:sz w:val="22"/>
          <w:szCs w:val="22"/>
        </w:rPr>
        <w:t xml:space="preserve">fulfilled elements in </w:t>
      </w:r>
      <w:r w:rsidRPr="4368E1FA" w:rsidR="001A25AA">
        <w:rPr>
          <w:rFonts w:ascii="Calibri" w:hAnsi="Calibri" w:cs="Calibri" w:asciiTheme="majorAscii" w:hAnsiTheme="majorAscii" w:cstheme="majorAscii"/>
          <w:sz w:val="22"/>
          <w:szCs w:val="22"/>
        </w:rPr>
        <w:t xml:space="preserve">the </w:t>
      </w:r>
      <w:r w:rsidRPr="4368E1FA" w:rsidR="00321009">
        <w:rPr>
          <w:rFonts w:ascii="Calibri" w:hAnsi="Calibri" w:cs="Calibri" w:asciiTheme="majorAscii" w:hAnsiTheme="majorAscii" w:cstheme="majorAscii"/>
          <w:sz w:val="22"/>
          <w:szCs w:val="22"/>
        </w:rPr>
        <w:t xml:space="preserve">periodic table </w:t>
      </w:r>
      <w:r w:rsidRPr="4368E1FA" w:rsidR="001A25AA">
        <w:rPr>
          <w:rFonts w:ascii="Calibri" w:hAnsi="Calibri" w:cs="Calibri" w:asciiTheme="majorAscii" w:hAnsiTheme="majorAscii" w:cstheme="majorAscii"/>
          <w:sz w:val="22"/>
          <w:szCs w:val="22"/>
        </w:rPr>
        <w:t xml:space="preserve">are </w:t>
      </w:r>
      <w:r w:rsidRPr="4368E1FA" w:rsidR="00321009">
        <w:rPr>
          <w:rFonts w:ascii="Calibri" w:hAnsi="Calibri" w:cs="Calibri" w:asciiTheme="majorAscii" w:hAnsiTheme="majorAscii" w:cstheme="majorAscii"/>
          <w:sz w:val="22"/>
          <w:szCs w:val="22"/>
        </w:rPr>
        <w:t xml:space="preserve">known as noble gas elements </w:t>
      </w:r>
      <w:r w:rsidRPr="4368E1FA" w:rsidR="001A25AA">
        <w:rPr>
          <w:rFonts w:ascii="Calibri" w:hAnsi="Calibri" w:cs="Calibri" w:asciiTheme="majorAscii" w:hAnsiTheme="majorAscii" w:cstheme="majorAscii"/>
          <w:sz w:val="22"/>
          <w:szCs w:val="22"/>
        </w:rPr>
        <w:t xml:space="preserve">and </w:t>
      </w:r>
      <w:r w:rsidRPr="4368E1FA" w:rsidR="00800A1C">
        <w:rPr>
          <w:rFonts w:ascii="Calibri" w:hAnsi="Calibri" w:cs="Calibri" w:asciiTheme="majorAscii" w:hAnsiTheme="majorAscii" w:cstheme="majorAscii"/>
          <w:sz w:val="22"/>
          <w:szCs w:val="22"/>
        </w:rPr>
        <w:t>reside</w:t>
      </w:r>
      <w:r w:rsidRPr="4368E1FA" w:rsidR="00321009">
        <w:rPr>
          <w:rFonts w:ascii="Calibri" w:hAnsi="Calibri" w:cs="Calibri" w:asciiTheme="majorAscii" w:hAnsiTheme="majorAscii" w:cstheme="majorAscii"/>
          <w:sz w:val="22"/>
          <w:szCs w:val="22"/>
        </w:rPr>
        <w:t xml:space="preserve"> in </w:t>
      </w:r>
      <w:r w:rsidRPr="4368E1FA" w:rsidR="00AC6DB9">
        <w:rPr>
          <w:rFonts w:ascii="Calibri" w:hAnsi="Calibri" w:cs="Calibri" w:asciiTheme="majorAscii" w:hAnsiTheme="majorAscii" w:cstheme="majorAscii"/>
          <w:sz w:val="22"/>
          <w:szCs w:val="22"/>
        </w:rPr>
        <w:t>Group 18</w:t>
      </w:r>
      <w:r w:rsidRPr="4368E1FA" w:rsidR="00345E2A">
        <w:rPr>
          <w:rFonts w:ascii="Calibri" w:hAnsi="Calibri" w:cs="Calibri" w:asciiTheme="majorAscii" w:hAnsiTheme="majorAscii" w:cstheme="majorAscii"/>
          <w:sz w:val="22"/>
          <w:szCs w:val="22"/>
        </w:rPr>
        <w:t>, f</w:t>
      </w:r>
      <w:r w:rsidRPr="4368E1FA" w:rsidR="00321009">
        <w:rPr>
          <w:rFonts w:ascii="Calibri" w:hAnsi="Calibri" w:cs="Calibri" w:asciiTheme="majorAscii" w:hAnsiTheme="majorAscii" w:cstheme="majorAscii"/>
          <w:sz w:val="22"/>
          <w:szCs w:val="22"/>
        </w:rPr>
        <w:t>or example,</w:t>
      </w:r>
      <w:r w:rsidRPr="4368E1FA" w:rsidR="00AC6DB9">
        <w:rPr>
          <w:rFonts w:ascii="Calibri" w:hAnsi="Calibri" w:cs="Calibri" w:asciiTheme="majorAscii" w:hAnsiTheme="majorAscii" w:cstheme="majorAscii"/>
          <w:sz w:val="22"/>
          <w:szCs w:val="22"/>
        </w:rPr>
        <w:t xml:space="preserve"> helium, neon, </w:t>
      </w:r>
      <w:r w:rsidRPr="4368E1FA" w:rsidR="00345E2A">
        <w:rPr>
          <w:rFonts w:ascii="Calibri" w:hAnsi="Calibri" w:cs="Calibri" w:asciiTheme="majorAscii" w:hAnsiTheme="majorAscii" w:cstheme="majorAscii"/>
          <w:sz w:val="22"/>
          <w:szCs w:val="22"/>
        </w:rPr>
        <w:t xml:space="preserve">and </w:t>
      </w:r>
      <w:r w:rsidRPr="4368E1FA" w:rsidR="00AC6DB9">
        <w:rPr>
          <w:rFonts w:ascii="Calibri" w:hAnsi="Calibri" w:cs="Calibri" w:asciiTheme="majorAscii" w:hAnsiTheme="majorAscii" w:cstheme="majorAscii"/>
          <w:sz w:val="22"/>
          <w:szCs w:val="22"/>
        </w:rPr>
        <w:t>argon</w:t>
      </w:r>
      <w:r w:rsidRPr="4368E1FA" w:rsidR="00321009">
        <w:rPr>
          <w:rFonts w:ascii="Calibri" w:hAnsi="Calibri" w:cs="Calibri" w:asciiTheme="majorAscii" w:hAnsiTheme="majorAscii" w:cstheme="majorAscii"/>
          <w:sz w:val="22"/>
          <w:szCs w:val="22"/>
        </w:rPr>
        <w:t>.</w:t>
      </w:r>
      <w:r w:rsidRPr="4368E1FA" w:rsidR="00AC6DB9">
        <w:rPr>
          <w:rFonts w:ascii="Calibri" w:hAnsi="Calibri" w:cs="Calibri" w:asciiTheme="majorAscii" w:hAnsiTheme="majorAscii" w:cstheme="majorAscii"/>
          <w:sz w:val="22"/>
          <w:szCs w:val="22"/>
        </w:rPr>
        <w:t xml:space="preserve"> </w:t>
      </w:r>
      <w:r w:rsidRPr="4368E1FA" w:rsidR="00321009">
        <w:rPr>
          <w:rFonts w:ascii="Calibri" w:hAnsi="Calibri" w:cs="Calibri" w:asciiTheme="majorAscii" w:hAnsiTheme="majorAscii" w:cstheme="majorAscii"/>
          <w:sz w:val="22"/>
          <w:szCs w:val="22"/>
        </w:rPr>
        <w:t xml:space="preserve">These elements are highly stable due to their </w:t>
      </w:r>
      <w:commentRangeStart w:id="344816615"/>
      <w:r w:rsidRPr="4368E1FA" w:rsidR="00321009">
        <w:rPr>
          <w:rFonts w:ascii="Calibri" w:hAnsi="Calibri" w:cs="Calibri" w:asciiTheme="majorAscii" w:hAnsiTheme="majorAscii" w:cstheme="majorAscii"/>
          <w:sz w:val="22"/>
          <w:szCs w:val="22"/>
        </w:rPr>
        <w:t>stable electron configuration</w:t>
      </w:r>
      <w:commentRangeEnd w:id="344816615"/>
      <w:r>
        <w:rPr>
          <w:rStyle w:val="CommentReference"/>
        </w:rPr>
        <w:commentReference w:id="344816615"/>
      </w:r>
      <w:r w:rsidRPr="4368E1FA" w:rsidR="00321009">
        <w:rPr>
          <w:rFonts w:ascii="Calibri" w:hAnsi="Calibri" w:cs="Calibri" w:asciiTheme="majorAscii" w:hAnsiTheme="majorAscii" w:cstheme="majorAscii"/>
          <w:sz w:val="22"/>
          <w:szCs w:val="22"/>
        </w:rPr>
        <w:t xml:space="preserve"> and hence unreactive. These unique properties make </w:t>
      </w:r>
      <w:r w:rsidRPr="4368E1FA" w:rsidR="001A25AA">
        <w:rPr>
          <w:rFonts w:ascii="Calibri" w:hAnsi="Calibri" w:cs="Calibri" w:asciiTheme="majorAscii" w:hAnsiTheme="majorAscii" w:cstheme="majorAscii"/>
          <w:sz w:val="22"/>
          <w:szCs w:val="22"/>
        </w:rPr>
        <w:t xml:space="preserve">them </w:t>
      </w:r>
      <w:r w:rsidRPr="4368E1FA" w:rsidR="00321009">
        <w:rPr>
          <w:rFonts w:ascii="Calibri" w:hAnsi="Calibri" w:cs="Calibri" w:asciiTheme="majorAscii" w:hAnsiTheme="majorAscii" w:cstheme="majorAscii"/>
          <w:sz w:val="22"/>
          <w:szCs w:val="22"/>
        </w:rPr>
        <w:t xml:space="preserve">suitable </w:t>
      </w:r>
      <w:r w:rsidRPr="4368E1FA" w:rsidR="001A25AA">
        <w:rPr>
          <w:rFonts w:ascii="Calibri" w:hAnsi="Calibri" w:cs="Calibri" w:asciiTheme="majorAscii" w:hAnsiTheme="majorAscii" w:cstheme="majorAscii"/>
          <w:sz w:val="22"/>
          <w:szCs w:val="22"/>
        </w:rPr>
        <w:t xml:space="preserve">for the </w:t>
      </w:r>
      <w:r w:rsidRPr="4368E1FA" w:rsidR="00321009">
        <w:rPr>
          <w:rFonts w:ascii="Calibri" w:hAnsi="Calibri" w:cs="Calibri" w:asciiTheme="majorAscii" w:hAnsiTheme="majorAscii" w:cstheme="majorAscii"/>
          <w:sz w:val="22"/>
          <w:szCs w:val="22"/>
        </w:rPr>
        <w:t>application of inert environments and lighting.</w:t>
      </w:r>
    </w:p>
    <w:p w:rsidRPr="00E21685" w:rsidR="007F60EA" w:rsidP="00DC47D7" w:rsidRDefault="00DC47D7" w14:paraId="0AA1C137" w14:textId="77777777">
      <w:pPr>
        <w:pStyle w:val="Heading2"/>
        <w:rPr>
          <w:rFonts w:cstheme="majorHAnsi"/>
          <w:bCs w:val="0"/>
          <w:color w:val="auto"/>
        </w:rPr>
      </w:pPr>
      <w:r w:rsidRPr="00313F6B">
        <w:rPr>
          <w:rFonts w:cstheme="majorHAnsi"/>
          <w:b w:val="0"/>
          <w:color w:val="auto"/>
        </w:rPr>
        <w:t>&lt;H2&gt;</w:t>
      </w:r>
      <w:r w:rsidRPr="00E21685" w:rsidR="007F60EA">
        <w:rPr>
          <w:rFonts w:cstheme="majorHAnsi"/>
          <w:bCs w:val="0"/>
          <w:color w:val="auto"/>
        </w:rPr>
        <w:t>Importance of the Modern Periodic Table</w:t>
      </w:r>
    </w:p>
    <w:p w:rsidRPr="00E21685" w:rsidR="007F60EA" w:rsidP="007F60EA" w:rsidRDefault="007F60EA" w14:paraId="7A7E1785" w14:textId="77777777">
      <w:pPr>
        <w:pStyle w:val="NoSpacing"/>
        <w:rPr>
          <w:rFonts w:asciiTheme="majorHAnsi" w:hAnsiTheme="majorHAnsi" w:cstheme="majorHAnsi"/>
          <w:b/>
        </w:rPr>
      </w:pPr>
      <w:r w:rsidRPr="00E21685">
        <w:rPr>
          <w:rFonts w:asciiTheme="majorHAnsi" w:hAnsiTheme="majorHAnsi" w:cstheme="majorHAnsi"/>
          <w:b/>
        </w:rPr>
        <w:t>Predictive Power:</w:t>
      </w:r>
    </w:p>
    <w:p w:rsidRPr="00E21685" w:rsidR="007F60EA" w:rsidP="4368E1FA" w:rsidRDefault="007F60EA" w14:paraId="52594087" w14:textId="77777777" w14:noSpellErr="1">
      <w:pPr>
        <w:pStyle w:val="NoSpacing"/>
        <w:rPr>
          <w:rFonts w:ascii="Calibri" w:hAnsi="Calibri" w:cs="Calibri" w:asciiTheme="majorAscii" w:hAnsiTheme="majorAscii" w:cstheme="majorAscii"/>
        </w:rPr>
      </w:pPr>
      <w:r w:rsidRPr="4368E1FA" w:rsidR="007F60EA">
        <w:rPr>
          <w:rFonts w:ascii="Calibri" w:hAnsi="Calibri" w:cs="Calibri" w:asciiTheme="majorAscii" w:hAnsiTheme="majorAscii" w:cstheme="majorAscii"/>
        </w:rPr>
        <w:t xml:space="preserve">The periodic table allows scientists to predict the </w:t>
      </w:r>
      <w:commentRangeStart w:id="1620936959"/>
      <w:r w:rsidRPr="4368E1FA" w:rsidR="007F60EA">
        <w:rPr>
          <w:rFonts w:ascii="Calibri" w:hAnsi="Calibri" w:cs="Calibri" w:asciiTheme="majorAscii" w:hAnsiTheme="majorAscii" w:cstheme="majorAscii"/>
        </w:rPr>
        <w:t>properties and behaviors of elements</w:t>
      </w:r>
      <w:commentRangeEnd w:id="1620936959"/>
      <w:r>
        <w:rPr>
          <w:rStyle w:val="CommentReference"/>
        </w:rPr>
        <w:commentReference w:id="1620936959"/>
      </w:r>
      <w:r w:rsidRPr="4368E1FA" w:rsidR="007F60EA">
        <w:rPr>
          <w:rFonts w:ascii="Calibri" w:hAnsi="Calibri" w:cs="Calibri" w:asciiTheme="majorAscii" w:hAnsiTheme="majorAscii" w:cstheme="majorAscii"/>
        </w:rPr>
        <w:t xml:space="preserve"> based on their position. For example, elements in Group 17 (the halogens) are known to form salts when they react with metals.</w:t>
      </w:r>
    </w:p>
    <w:p w:rsidRPr="00E21685" w:rsidR="007F60EA" w:rsidP="007F60EA" w:rsidRDefault="007F60EA" w14:paraId="450D5495" w14:textId="77777777">
      <w:pPr>
        <w:pStyle w:val="NoSpacing"/>
        <w:rPr>
          <w:rFonts w:asciiTheme="majorHAnsi" w:hAnsiTheme="majorHAnsi" w:cstheme="majorHAnsi"/>
          <w:b/>
        </w:rPr>
      </w:pPr>
      <w:r w:rsidRPr="00E21685">
        <w:rPr>
          <w:rFonts w:asciiTheme="majorHAnsi" w:hAnsiTheme="majorHAnsi" w:cstheme="majorHAnsi"/>
          <w:b/>
        </w:rPr>
        <w:t>Chemical Trends:</w:t>
      </w:r>
    </w:p>
    <w:p w:rsidRPr="00E21685" w:rsidR="007F60EA" w:rsidP="4368E1FA" w:rsidRDefault="007F60EA" w14:paraId="2B72B44B" w14:textId="77777777" w14:noSpellErr="1">
      <w:pPr>
        <w:pStyle w:val="NoSpacing"/>
        <w:rPr>
          <w:rFonts w:ascii="Calibri" w:hAnsi="Calibri" w:cs="Calibri" w:asciiTheme="majorAscii" w:hAnsiTheme="majorAscii" w:cstheme="majorAscii"/>
        </w:rPr>
      </w:pPr>
      <w:r w:rsidRPr="4368E1FA" w:rsidR="007F60EA">
        <w:rPr>
          <w:rFonts w:ascii="Calibri" w:hAnsi="Calibri" w:cs="Calibri" w:asciiTheme="majorAscii" w:hAnsiTheme="majorAscii" w:cstheme="majorAscii"/>
        </w:rPr>
        <w:t xml:space="preserve">Trends such as </w:t>
      </w:r>
      <w:commentRangeStart w:id="1930474325"/>
      <w:r w:rsidRPr="4368E1FA" w:rsidR="007F60EA">
        <w:rPr>
          <w:rFonts w:ascii="Calibri" w:hAnsi="Calibri" w:cs="Calibri" w:asciiTheme="majorAscii" w:hAnsiTheme="majorAscii" w:cstheme="majorAscii"/>
        </w:rPr>
        <w:t>electronegativity, ionization energy, and atomic radius</w:t>
      </w:r>
      <w:commentRangeEnd w:id="1930474325"/>
      <w:r>
        <w:rPr>
          <w:rStyle w:val="CommentReference"/>
        </w:rPr>
        <w:commentReference w:id="1930474325"/>
      </w:r>
      <w:r w:rsidRPr="4368E1FA" w:rsidR="007F60EA">
        <w:rPr>
          <w:rFonts w:ascii="Calibri" w:hAnsi="Calibri" w:cs="Calibri" w:asciiTheme="majorAscii" w:hAnsiTheme="majorAscii" w:cstheme="majorAscii"/>
        </w:rPr>
        <w:t xml:space="preserve"> can be </w:t>
      </w:r>
      <w:r w:rsidRPr="4368E1FA" w:rsidR="007F60EA">
        <w:rPr>
          <w:rFonts w:ascii="Calibri" w:hAnsi="Calibri" w:cs="Calibri" w:asciiTheme="majorAscii" w:hAnsiTheme="majorAscii" w:cstheme="majorAscii"/>
        </w:rPr>
        <w:t>observed</w:t>
      </w:r>
      <w:r w:rsidRPr="4368E1FA" w:rsidR="007F60EA">
        <w:rPr>
          <w:rFonts w:ascii="Calibri" w:hAnsi="Calibri" w:cs="Calibri" w:asciiTheme="majorAscii" w:hAnsiTheme="majorAscii" w:cstheme="majorAscii"/>
        </w:rPr>
        <w:t xml:space="preserve"> within the table. For instance, electronegativity </w:t>
      </w:r>
      <w:r w:rsidRPr="4368E1FA" w:rsidR="007F60EA">
        <w:rPr>
          <w:rFonts w:ascii="Calibri" w:hAnsi="Calibri" w:cs="Calibri" w:asciiTheme="majorAscii" w:hAnsiTheme="majorAscii" w:cstheme="majorAscii"/>
        </w:rPr>
        <w:t>generally increases</w:t>
      </w:r>
      <w:r w:rsidRPr="4368E1FA" w:rsidR="007F60EA">
        <w:rPr>
          <w:rFonts w:ascii="Calibri" w:hAnsi="Calibri" w:cs="Calibri" w:asciiTheme="majorAscii" w:hAnsiTheme="majorAscii" w:cstheme="majorAscii"/>
        </w:rPr>
        <w:t xml:space="preserve"> from left to right across a period and decreases down a group.</w:t>
      </w:r>
    </w:p>
    <w:p w:rsidRPr="00E21685" w:rsidR="00680ED9" w:rsidP="007F60EA" w:rsidRDefault="00680ED9" w14:paraId="7F31879C" w14:textId="77777777">
      <w:pPr>
        <w:pStyle w:val="NoSpacing"/>
        <w:rPr>
          <w:rFonts w:asciiTheme="majorHAnsi" w:hAnsiTheme="majorHAnsi" w:cstheme="majorHAnsi"/>
        </w:rPr>
      </w:pPr>
    </w:p>
    <w:p w:rsidRPr="00E21685" w:rsidR="007F60EA" w:rsidP="007F60EA" w:rsidRDefault="007F60EA" w14:paraId="6A7B64C1" w14:textId="77777777">
      <w:pPr>
        <w:pStyle w:val="NoSpacing"/>
        <w:rPr>
          <w:rFonts w:asciiTheme="majorHAnsi" w:hAnsiTheme="majorHAnsi" w:cstheme="majorHAnsi"/>
          <w:b/>
        </w:rPr>
      </w:pPr>
      <w:r w:rsidRPr="00E21685">
        <w:rPr>
          <w:rFonts w:asciiTheme="majorHAnsi" w:hAnsiTheme="majorHAnsi" w:cstheme="majorHAnsi"/>
          <w:b/>
        </w:rPr>
        <w:t>Understanding Compounds:</w:t>
      </w:r>
    </w:p>
    <w:p w:rsidRPr="00E21685" w:rsidR="00A00733" w:rsidP="00A00733" w:rsidRDefault="007F60EA" w14:paraId="1AD53335" w14:textId="77777777">
      <w:pPr>
        <w:pStyle w:val="NoSpacing"/>
        <w:rPr>
          <w:rFonts w:asciiTheme="majorHAnsi" w:hAnsiTheme="majorHAnsi" w:cstheme="majorHAnsi"/>
          <w:b/>
          <w:bCs/>
        </w:rPr>
      </w:pPr>
      <w:r w:rsidRPr="00E21685">
        <w:rPr>
          <w:rFonts w:asciiTheme="majorHAnsi" w:hAnsiTheme="majorHAnsi" w:cstheme="majorHAnsi"/>
        </w:rPr>
        <w:t>By knowing the properties of elements, chemists can predict how different elements will combine to form compounds. This understanding is fundamental to fields such as material science, medicine, and environmental science.</w:t>
      </w:r>
      <w:r w:rsidRPr="00E21685" w:rsidR="004D4564">
        <w:rPr>
          <w:rFonts w:asciiTheme="majorHAnsi" w:hAnsiTheme="majorHAnsi" w:cstheme="majorHAnsi"/>
        </w:rPr>
        <w:br/>
      </w:r>
      <w:r w:rsidRPr="00E21685" w:rsidR="004D4564">
        <w:rPr>
          <w:rFonts w:asciiTheme="majorHAnsi" w:hAnsiTheme="majorHAnsi" w:cstheme="majorHAnsi"/>
        </w:rPr>
        <w:br/>
      </w:r>
      <w:r w:rsidRPr="00E21685" w:rsidR="00A00733">
        <w:rPr>
          <w:rFonts w:asciiTheme="majorHAnsi" w:hAnsiTheme="majorHAnsi" w:cstheme="majorHAnsi"/>
          <w:b/>
          <w:bCs/>
        </w:rPr>
        <w:t>Solved Question:</w:t>
      </w:r>
    </w:p>
    <w:p w:rsidRPr="00E21685" w:rsidR="00A00733" w:rsidP="00A00733" w:rsidRDefault="00A00733" w14:paraId="001A2BBC" w14:textId="77777777">
      <w:pPr>
        <w:pStyle w:val="NoSpacing"/>
        <w:rPr>
          <w:rFonts w:asciiTheme="majorHAnsi" w:hAnsiTheme="majorHAnsi" w:cstheme="majorHAnsi"/>
        </w:rPr>
      </w:pPr>
      <w:r w:rsidRPr="00E21685">
        <w:rPr>
          <w:rFonts w:asciiTheme="majorHAnsi" w:hAnsiTheme="majorHAnsi" w:cstheme="majorHAnsi"/>
        </w:rPr>
        <w:t>Why are elements in the same group of the periodic table likely to have similar chemical properties?</w:t>
      </w:r>
    </w:p>
    <w:p w:rsidRPr="00E21685" w:rsidR="00A00733" w:rsidP="00A00733" w:rsidRDefault="00A00733" w14:paraId="070C769C" w14:textId="77777777">
      <w:pPr>
        <w:pStyle w:val="NoSpacing"/>
        <w:rPr>
          <w:rFonts w:asciiTheme="majorHAnsi" w:hAnsiTheme="majorHAnsi" w:cstheme="majorHAnsi"/>
        </w:rPr>
      </w:pPr>
    </w:p>
    <w:p w:rsidRPr="00E21685" w:rsidR="00A00733" w:rsidP="00A00733" w:rsidRDefault="00A00733" w14:paraId="042EF1B4" w14:textId="1524BCC4">
      <w:pPr>
        <w:pStyle w:val="NoSpacing"/>
        <w:rPr>
          <w:rFonts w:asciiTheme="majorHAnsi" w:hAnsiTheme="majorHAnsi" w:cstheme="majorHAnsi"/>
        </w:rPr>
      </w:pPr>
      <w:r w:rsidRPr="00E21685">
        <w:rPr>
          <w:rFonts w:asciiTheme="majorHAnsi" w:hAnsiTheme="majorHAnsi" w:cstheme="majorHAnsi"/>
          <w:b/>
          <w:bCs/>
        </w:rPr>
        <w:t>Answer:</w:t>
      </w:r>
      <w:r w:rsidRPr="00E21685">
        <w:rPr>
          <w:rFonts w:asciiTheme="majorHAnsi" w:hAnsiTheme="majorHAnsi" w:cstheme="majorHAnsi"/>
        </w:rPr>
        <w:t xml:space="preserve"> Elements in the same group have similar chemical properties because they have the same number </w:t>
      </w:r>
      <w:r w:rsidRPr="00E21685" w:rsidR="23382BF6">
        <w:rPr>
          <w:rFonts w:asciiTheme="majorHAnsi" w:hAnsiTheme="majorHAnsi" w:cstheme="majorHAnsi"/>
        </w:rPr>
        <w:t>of electrons</w:t>
      </w:r>
      <w:r w:rsidRPr="00E21685" w:rsidR="00345E2A">
        <w:rPr>
          <w:rFonts w:asciiTheme="majorHAnsi" w:hAnsiTheme="majorHAnsi" w:cstheme="majorHAnsi"/>
        </w:rPr>
        <w:t xml:space="preserve"> in their outermost shell (valence electrons)</w:t>
      </w:r>
      <w:r w:rsidRPr="00E21685">
        <w:rPr>
          <w:rFonts w:asciiTheme="majorHAnsi" w:hAnsiTheme="majorHAnsi" w:cstheme="majorHAnsi"/>
        </w:rPr>
        <w:t>. This similarity in electron configuration determines how they react with other elements. For example, alkali metals in Group 1 all have one valence electron, making them highly reactive</w:t>
      </w:r>
      <w:r w:rsidRPr="00E21685" w:rsidR="00345E2A">
        <w:rPr>
          <w:rFonts w:asciiTheme="majorHAnsi" w:hAnsiTheme="majorHAnsi" w:cstheme="majorHAnsi"/>
        </w:rPr>
        <w:t xml:space="preserve">. </w:t>
      </w:r>
      <w:r w:rsidRPr="00E21685">
        <w:rPr>
          <w:rFonts w:asciiTheme="majorHAnsi" w:hAnsiTheme="majorHAnsi" w:cstheme="majorHAnsi"/>
        </w:rPr>
        <w:t xml:space="preserve"> </w:t>
      </w:r>
    </w:p>
    <w:p w:rsidRPr="00313F6B" w:rsidR="008C3F2B" w:rsidP="27BC8BC9" w:rsidRDefault="008C3F2B" w14:paraId="7FAC8E9F" w14:textId="1CD22908">
      <w:pPr>
        <w:pStyle w:val="NoSpacing"/>
        <w:rPr>
          <w:rStyle w:val="Heading2Char"/>
          <w:rFonts w:cstheme="majorHAnsi"/>
          <w:b w:val="0"/>
          <w:bCs w:val="0"/>
          <w:color w:val="auto"/>
        </w:rPr>
      </w:pPr>
    </w:p>
    <w:p w:rsidRPr="00E21685" w:rsidR="008C3F2B" w:rsidP="27BC8BC9" w:rsidRDefault="008C3F2B" w14:paraId="34DC9249" w14:textId="669FCEF9">
      <w:pPr>
        <w:pStyle w:val="NoSpacing"/>
        <w:rPr>
          <w:rStyle w:val="Heading2Char"/>
          <w:rFonts w:cstheme="majorHAnsi"/>
          <w:b w:val="0"/>
          <w:bCs w:val="0"/>
          <w:color w:val="auto"/>
        </w:rPr>
      </w:pPr>
    </w:p>
    <w:p w:rsidRPr="00E21685" w:rsidR="008C3F2B" w:rsidP="008C3F2B" w:rsidRDefault="00EC20AB" w14:paraId="454B7337" w14:textId="6745948F">
      <w:pPr>
        <w:pStyle w:val="NoSpacing"/>
        <w:rPr>
          <w:rFonts w:asciiTheme="majorHAnsi" w:hAnsiTheme="majorHAnsi" w:cstheme="majorHAnsi"/>
        </w:rPr>
      </w:pPr>
      <w:r w:rsidRPr="00E21685">
        <w:rPr>
          <w:rStyle w:val="Heading2Char"/>
          <w:rFonts w:cstheme="majorHAnsi"/>
          <w:b w:val="0"/>
          <w:bCs w:val="0"/>
          <w:color w:val="auto"/>
        </w:rPr>
        <w:t xml:space="preserve">&lt;H1&gt; </w:t>
      </w:r>
      <w:r w:rsidRPr="00E21685">
        <w:rPr>
          <w:rStyle w:val="Heading2Char"/>
          <w:rFonts w:cstheme="majorHAnsi"/>
          <w:color w:val="auto"/>
        </w:rPr>
        <w:t>Lesson Check</w:t>
      </w:r>
      <w:r w:rsidRPr="00E21685" w:rsidR="008C3F2B">
        <w:rPr>
          <w:rFonts w:asciiTheme="majorHAnsi" w:hAnsiTheme="majorHAnsi" w:cstheme="majorHAnsi"/>
        </w:rPr>
        <w:br/>
      </w:r>
    </w:p>
    <w:p w:rsidRPr="00E21685" w:rsidR="008C3F2B" w:rsidP="27BC8BC9" w:rsidRDefault="237F80E1" w14:paraId="4A05E8F9" w14:textId="0E84FD79">
      <w:pPr>
        <w:pStyle w:val="NoSpacing"/>
        <w:numPr>
          <w:ilvl w:val="0"/>
          <w:numId w:val="2"/>
        </w:numPr>
        <w:rPr>
          <w:rFonts w:asciiTheme="majorHAnsi" w:hAnsiTheme="majorHAnsi" w:cstheme="majorHAnsi"/>
        </w:rPr>
      </w:pPr>
      <w:r w:rsidRPr="00E21685">
        <w:rPr>
          <w:rFonts w:asciiTheme="majorHAnsi" w:hAnsiTheme="majorHAnsi" w:cstheme="majorHAnsi"/>
        </w:rPr>
        <w:t xml:space="preserve">How does the arrangement of elements by atomic number resolve the inconsistencies found in earlier tables that were organized by atomic mass? </w:t>
      </w:r>
    </w:p>
    <w:p w:rsidRPr="00E21685" w:rsidR="008C3F2B" w:rsidP="27BC8BC9" w:rsidRDefault="008C3F2B" w14:paraId="3FFB0D13" w14:textId="78ECAB06">
      <w:pPr>
        <w:pStyle w:val="NoSpacing"/>
        <w:numPr>
          <w:ilvl w:val="0"/>
          <w:numId w:val="2"/>
        </w:numPr>
        <w:rPr>
          <w:rFonts w:asciiTheme="majorHAnsi" w:hAnsiTheme="majorHAnsi" w:cstheme="majorHAnsi"/>
        </w:rPr>
      </w:pPr>
      <w:r w:rsidRPr="00E21685">
        <w:rPr>
          <w:rFonts w:asciiTheme="majorHAnsi" w:hAnsiTheme="majorHAnsi" w:cstheme="majorHAnsi"/>
        </w:rPr>
        <w:t xml:space="preserve">Explain how the organization </w:t>
      </w:r>
      <w:r w:rsidRPr="00E21685" w:rsidR="00CA1E9D">
        <w:rPr>
          <w:rFonts w:asciiTheme="majorHAnsi" w:hAnsiTheme="majorHAnsi" w:cstheme="majorHAnsi"/>
        </w:rPr>
        <w:t xml:space="preserve">of </w:t>
      </w:r>
      <w:r w:rsidRPr="00E21685" w:rsidR="001A25AA">
        <w:rPr>
          <w:rFonts w:asciiTheme="majorHAnsi" w:hAnsiTheme="majorHAnsi" w:cstheme="majorHAnsi"/>
        </w:rPr>
        <w:t xml:space="preserve">the </w:t>
      </w:r>
      <w:r w:rsidRPr="00E21685" w:rsidR="00CA1E9D">
        <w:rPr>
          <w:rFonts w:asciiTheme="majorHAnsi" w:hAnsiTheme="majorHAnsi" w:cstheme="majorHAnsi"/>
        </w:rPr>
        <w:t xml:space="preserve">periodic table according to the </w:t>
      </w:r>
      <w:r w:rsidRPr="00E21685">
        <w:rPr>
          <w:rFonts w:asciiTheme="majorHAnsi" w:hAnsiTheme="majorHAnsi" w:cstheme="majorHAnsi"/>
        </w:rPr>
        <w:t xml:space="preserve">atomic number improved the accuracy and predictability of element properties compared to earlier </w:t>
      </w:r>
      <w:r w:rsidRPr="00E21685">
        <w:rPr>
          <w:rFonts w:asciiTheme="majorHAnsi" w:hAnsiTheme="majorHAnsi" w:cstheme="majorHAnsi"/>
        </w:rPr>
        <w:t>versions arranged by atomic mass. Include examples of elements that were reordered correctly.</w:t>
      </w:r>
    </w:p>
    <w:p w:rsidRPr="00E21685" w:rsidR="008C3F2B" w:rsidP="27BC8BC9" w:rsidRDefault="008C3F2B" w14:paraId="7627578A" w14:textId="0B7ADED8">
      <w:pPr>
        <w:pStyle w:val="NoSpacing"/>
        <w:numPr>
          <w:ilvl w:val="0"/>
          <w:numId w:val="2"/>
        </w:numPr>
        <w:rPr>
          <w:rFonts w:asciiTheme="majorHAnsi" w:hAnsiTheme="majorHAnsi" w:cstheme="majorHAnsi"/>
        </w:rPr>
      </w:pPr>
      <w:r w:rsidRPr="00E21685">
        <w:rPr>
          <w:rFonts w:asciiTheme="majorHAnsi" w:hAnsiTheme="majorHAnsi" w:cstheme="majorHAnsi"/>
        </w:rPr>
        <w:t>Discuss the significance of electron configuration in the periodic table. How does the arrangement of electrons determine the reactivity and chemical properties of elements in the same group?</w:t>
      </w:r>
    </w:p>
    <w:p w:rsidRPr="00313F6B" w:rsidR="00343501" w:rsidP="4368E1FA" w:rsidRDefault="008C3F2B" w14:paraId="2DCFAADB" w14:textId="763C78D2" w14:noSpellErr="1">
      <w:pPr>
        <w:pStyle w:val="NoSpacing"/>
        <w:numPr>
          <w:ilvl w:val="0"/>
          <w:numId w:val="2"/>
        </w:numPr>
        <w:rPr>
          <w:rFonts w:ascii="Calibri" w:hAnsi="Calibri" w:eastAsia="ＭＳ ゴシック" w:cs="Calibri" w:asciiTheme="majorAscii" w:hAnsiTheme="majorAscii" w:eastAsiaTheme="majorEastAsia" w:cstheme="majorAscii"/>
          <w:sz w:val="32"/>
          <w:szCs w:val="32"/>
        </w:rPr>
      </w:pPr>
      <w:r w:rsidRPr="2DE59E16" w:rsidR="008C3F2B">
        <w:rPr>
          <w:rFonts w:ascii="Calibri" w:hAnsi="Calibri" w:cs="Calibri" w:asciiTheme="majorAscii" w:hAnsiTheme="majorAscii" w:cstheme="majorAscii"/>
        </w:rPr>
        <w:t xml:space="preserve">Explain the concept of periodic trends and how they vary across periods and groups. Provide </w:t>
      </w:r>
      <w:commentRangeStart w:id="2060619894"/>
      <w:r w:rsidRPr="2DE59E16" w:rsidR="008C3F2B">
        <w:rPr>
          <w:rFonts w:ascii="Calibri" w:hAnsi="Calibri" w:cs="Calibri" w:asciiTheme="majorAscii" w:hAnsiTheme="majorAscii" w:cstheme="majorAscii"/>
        </w:rPr>
        <w:t>examples</w:t>
      </w:r>
      <w:commentRangeEnd w:id="2060619894"/>
      <w:r>
        <w:rPr>
          <w:rStyle w:val="CommentReference"/>
        </w:rPr>
        <w:commentReference w:id="2060619894"/>
      </w:r>
      <w:r w:rsidRPr="2DE59E16" w:rsidR="008C3F2B">
        <w:rPr>
          <w:rFonts w:ascii="Calibri" w:hAnsi="Calibri" w:cs="Calibri" w:asciiTheme="majorAscii" w:hAnsiTheme="majorAscii" w:cstheme="majorAscii"/>
        </w:rPr>
        <w:t xml:space="preserve"> of how these trends can be used to predict the behavior of elements.</w:t>
      </w:r>
      <w:r>
        <w:br/>
      </w:r>
    </w:p>
    <w:p w:rsidRPr="00E21685" w:rsidR="00EB3F86" w:rsidP="00EB3F86" w:rsidRDefault="00EB3F86" w14:paraId="12DA6FB9" w14:textId="77777777">
      <w:pPr>
        <w:pStyle w:val="Heading2"/>
        <w:rPr>
          <w:rFonts w:cstheme="majorHAnsi"/>
          <w:bCs w:val="0"/>
          <w:color w:val="auto"/>
        </w:rPr>
      </w:pPr>
      <w:r w:rsidRPr="00313F6B">
        <w:rPr>
          <w:rFonts w:cstheme="majorHAnsi"/>
          <w:b w:val="0"/>
          <w:color w:val="auto"/>
        </w:rPr>
        <w:t xml:space="preserve">&lt;H1&gt; </w:t>
      </w:r>
      <w:r w:rsidRPr="00E21685">
        <w:rPr>
          <w:rFonts w:cstheme="majorHAnsi"/>
          <w:bCs w:val="0"/>
          <w:color w:val="auto"/>
        </w:rPr>
        <w:t>Beyond the Lesson</w:t>
      </w:r>
    </w:p>
    <w:p w:rsidRPr="00E21685" w:rsidR="00EB3F86" w:rsidP="6B9F1A11" w:rsidRDefault="005303FB" w14:paraId="60FCCFB7" w14:textId="4668E32A">
      <w:pPr>
        <w:rPr>
          <w:rFonts w:ascii="Calibri" w:hAnsi="Calibri" w:cs="Calibri" w:asciiTheme="majorAscii" w:hAnsiTheme="majorAscii" w:cstheme="majorAscii"/>
        </w:rPr>
      </w:pPr>
      <w:r w:rsidRPr="6B9F1A11" w:rsidR="6B9F1A11">
        <w:rPr>
          <w:rFonts w:ascii="Calibri" w:hAnsi="Calibri" w:cs="Calibri" w:asciiTheme="majorAscii" w:hAnsiTheme="majorAscii" w:cstheme="majorAscii"/>
        </w:rPr>
        <w:t xml:space="preserve">To deepen understanding of the periodic table, explore how its principles apply to real-world challenges and innovations. Investigate how scientists have used the periodic table </w:t>
      </w:r>
      <w:del w:author="Micah Newman" w:date="2024-11-18T22:51:40.096Z" w:id="888311990">
        <w:r w:rsidRPr="6B9F1A11" w:rsidDel="6B9F1A11">
          <w:rPr>
            <w:rFonts w:ascii="Calibri" w:hAnsi="Calibri" w:cs="Calibri" w:asciiTheme="majorAscii" w:hAnsiTheme="majorAscii" w:cstheme="majorAscii"/>
          </w:rPr>
          <w:delText xml:space="preserve">phenomena </w:delText>
        </w:r>
      </w:del>
      <w:r w:rsidRPr="6B9F1A11" w:rsidR="6B9F1A11">
        <w:rPr>
          <w:rFonts w:ascii="Calibri" w:hAnsi="Calibri" w:cs="Calibri" w:asciiTheme="majorAscii" w:hAnsiTheme="majorAscii" w:cstheme="majorAscii"/>
        </w:rPr>
        <w:t>in the development of new materials, such as lightweight alloys for airplanes or superconductors for advanced electronics. Consider the role of elements in emerging technologies, like renewable energy sources, and examine how the properties of elements influence their application in solar panels or batteries. Additionally, revisit key concepts such as electron configuration and periodic trends by comparing different elements' behaviors in various chemical reactions. Use this knowledge to predict and explain why certain materials are better suited for specific purposes, such as corrosion resistance or conductivity.</w:t>
      </w:r>
    </w:p>
    <w:sectPr w:rsidRPr="00E21685" w:rsidR="00EB3F86" w:rsidSect="00034616">
      <w:pgSz w:w="12240" w:h="15840" w:orient="portrait"/>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nitials="SME 1" w:author="Chem SME 1" w:date="2024-11-12T12:51:00Z" w:id="1">
    <w:p w:rsidR="00D5338E" w:rsidRDefault="00D5338E" w14:paraId="72F8B712" w14:textId="326C3B2E">
      <w:pPr>
        <w:pStyle w:val="CommentText"/>
      </w:pPr>
      <w:r>
        <w:rPr>
          <w:rStyle w:val="CommentReference"/>
        </w:rPr>
        <w:annotationRef/>
      </w:r>
      <w:r>
        <w:t>Art briefs: Referring this image. Create a new image to avoid copyright issue.</w:t>
      </w:r>
    </w:p>
  </w:comment>
  <w:comment w:initials="SME 1" w:author="Chem SME 1" w:date="2024-11-12T12:52:00Z" w:id="2">
    <w:p w:rsidR="00150A6A" w:rsidRDefault="00150A6A" w14:paraId="3572BC4C" w14:textId="77777777">
      <w:pPr>
        <w:pStyle w:val="CommentText"/>
      </w:pPr>
      <w:r>
        <w:rPr>
          <w:rStyle w:val="CommentReference"/>
        </w:rPr>
        <w:annotationRef/>
      </w:r>
      <w:r w:rsidRPr="00F679CE">
        <w:t>2145468961</w:t>
      </w:r>
    </w:p>
    <w:p w:rsidR="00FF45BA" w:rsidRDefault="00FF45BA" w14:paraId="19DD5B70" w14:textId="21A44188">
      <w:pPr>
        <w:pStyle w:val="CommentText"/>
      </w:pPr>
    </w:p>
  </w:comment>
  <w:comment w:initials="TQ" w:author="Tayyaba Qureshi" w:date="2024-11-06T22:03:00Z" w:id="3">
    <w:p w:rsidR="0067438E" w:rsidP="0067438E" w:rsidRDefault="0067438E" w14:paraId="5AEEA658" w14:textId="77777777">
      <w:pPr>
        <w:pStyle w:val="CommentText"/>
      </w:pPr>
      <w:r>
        <w:rPr>
          <w:rStyle w:val="CommentReference"/>
        </w:rPr>
        <w:annotationRef/>
      </w:r>
      <w:r>
        <w:t>@Photo: Shutterstock ID: 1931598440</w:t>
      </w:r>
    </w:p>
  </w:comment>
  <w:comment xmlns:w="http://schemas.openxmlformats.org/wordprocessingml/2006/main" w:initials="Ce" w:author="Christina elAwar" w:date="2024-11-18T21:45:48" w:id="1573021036">
    <w:p xmlns:w14="http://schemas.microsoft.com/office/word/2010/wordml" xmlns:w="http://schemas.openxmlformats.org/wordprocessingml/2006/main" w:rsidR="1DEDAD4B" w:rsidRDefault="6383AECF" w14:paraId="5B133BF5" w14:textId="42DEA879">
      <w:pPr>
        <w:pStyle w:val="CommentText"/>
      </w:pPr>
      <w:r>
        <w:rPr>
          <w:rStyle w:val="CommentReference"/>
        </w:rPr>
        <w:annotationRef/>
      </w:r>
      <w:r w:rsidRPr="7EAD5756" w:rsidR="5F219F0F">
        <w:t>It's better to include this question to explicitly link the deicing phenomenon to the position of these elements in the periodic table:</w:t>
      </w:r>
    </w:p>
    <w:p xmlns:w14="http://schemas.microsoft.com/office/word/2010/wordml" xmlns:w="http://schemas.openxmlformats.org/wordprocessingml/2006/main" w:rsidR="45BAB4E8" w:rsidRDefault="5A1C5DB8" w14:paraId="753577FE" w14:textId="298DEE6D">
      <w:pPr>
        <w:pStyle w:val="CommentText"/>
      </w:pPr>
    </w:p>
    <w:p xmlns:w14="http://schemas.microsoft.com/office/word/2010/wordml" xmlns:w="http://schemas.openxmlformats.org/wordprocessingml/2006/main" w:rsidR="41EF4957" w:rsidRDefault="7421067F" w14:paraId="36D5474E" w14:textId="4953C6F9">
      <w:pPr>
        <w:pStyle w:val="CommentText"/>
      </w:pPr>
      <w:r w:rsidRPr="5543F473" w:rsidR="1EAAD1C5">
        <w:t>How might the position of sodium, magnesium, and calcium on the periodic table explain their effectiveness in de-icing roads?</w:t>
      </w:r>
    </w:p>
  </w:comment>
  <w:comment xmlns:w="http://schemas.openxmlformats.org/wordprocessingml/2006/main" w:initials="Ce" w:author="Christina elAwar" w:date="2024-11-18T21:52:10" w:id="285935929">
    <w:p xmlns:w14="http://schemas.microsoft.com/office/word/2010/wordml" xmlns:w="http://schemas.openxmlformats.org/wordprocessingml/2006/main" w:rsidR="15277575" w:rsidRDefault="35A7D9F5" w14:paraId="55956A00" w14:textId="53C555E6">
      <w:pPr>
        <w:pStyle w:val="CommentText"/>
      </w:pPr>
      <w:r>
        <w:rPr>
          <w:rStyle w:val="CommentReference"/>
        </w:rPr>
        <w:annotationRef/>
      </w:r>
      <w:r w:rsidRPr="5510F3F8" w:rsidR="1AEE4CCB">
        <w:t>The explanation should include more information about early attempts to organize elements (e.g., Döbereiner's triads, Newlands' Law of Octaves) to show the gradual development leading to Mendeleev's table. The statement that the modern table is "a more accurate way to order elements" should reference atomic number and electron configuration explicitly.</w:t>
      </w:r>
    </w:p>
  </w:comment>
  <w:comment xmlns:w="http://schemas.openxmlformats.org/wordprocessingml/2006/main" w:initials="Ce" w:author="Christina elAwar" w:date="2024-11-18T21:57:44" w:id="1789812634">
    <w:p xmlns:w14="http://schemas.microsoft.com/office/word/2010/wordml" xmlns:w="http://schemas.openxmlformats.org/wordprocessingml/2006/main" w:rsidR="723D800A" w:rsidRDefault="25D57E0C" w14:paraId="7A6D5137" w14:textId="4CC71536">
      <w:pPr>
        <w:pStyle w:val="CommentText"/>
      </w:pPr>
      <w:r>
        <w:rPr>
          <w:rStyle w:val="CommentReference"/>
        </w:rPr>
        <w:annotationRef/>
      </w:r>
      <w:r w:rsidRPr="70C4C103" w:rsidR="5315C4B3">
        <w:t>Mention that Mendeleev's genius lay not just in arranging known elements but also in predicting the properties of undiscovered elements based on their position in his table.</w:t>
      </w:r>
    </w:p>
  </w:comment>
  <w:comment xmlns:w="http://schemas.openxmlformats.org/wordprocessingml/2006/main" w:initials="Ce" w:author="Christina elAwar" w:date="2024-11-18T21:58:50" w:id="1628293167">
    <w:p xmlns:w14="http://schemas.microsoft.com/office/word/2010/wordml" xmlns:w="http://schemas.openxmlformats.org/wordprocessingml/2006/main" w:rsidR="6000868D" w:rsidRDefault="4EAA4EFC" w14:paraId="07A53C95" w14:textId="6E614E81">
      <w:pPr>
        <w:pStyle w:val="CommentText"/>
      </w:pPr>
      <w:r>
        <w:rPr>
          <w:rStyle w:val="CommentReference"/>
        </w:rPr>
        <w:annotationRef/>
      </w:r>
      <w:r w:rsidRPr="587C83E6" w:rsidR="68C0BA6E">
        <w:t>The activity should provide more guidance on how students should organize the elements, for example, by atomic mass, then by properties. The goal should be to lead students to discover the periodic recurrence of properties to get to Mendeleev's contribution.</w:t>
      </w:r>
    </w:p>
  </w:comment>
  <w:comment xmlns:w="http://schemas.openxmlformats.org/wordprocessingml/2006/main" w:initials="Ce" w:author="Christina elAwar" w:date="2024-11-18T22:14:33" w:id="1315087574">
    <w:p xmlns:w14="http://schemas.microsoft.com/office/word/2010/wordml" xmlns:w="http://schemas.openxmlformats.org/wordprocessingml/2006/main" w:rsidR="586AD181" w:rsidRDefault="2E516B14" w14:paraId="3C0A1AFB" w14:textId="36530781">
      <w:pPr>
        <w:pStyle w:val="CommentText"/>
      </w:pPr>
      <w:r>
        <w:rPr>
          <w:rStyle w:val="CommentReference"/>
        </w:rPr>
        <w:annotationRef/>
      </w:r>
      <w:r w:rsidRPr="11F63446" w:rsidR="36472638">
        <w:t>The explanation should clarify that Moseley's discovery of the relationship between atomic number and X-ray spectra provided experimental evidence to support the arrangement of elements by atomic number, which corrected the inconsistencies of Mendeleev's table organized by atomic mass.</w:t>
      </w:r>
    </w:p>
  </w:comment>
  <w:comment xmlns:w="http://schemas.openxmlformats.org/wordprocessingml/2006/main" w:initials="Ce" w:author="Christina elAwar" w:date="2024-11-18T22:16:36" w:id="1190811593">
    <w:p xmlns:w14="http://schemas.microsoft.com/office/word/2010/wordml" xmlns:w="http://schemas.openxmlformats.org/wordprocessingml/2006/main" w:rsidR="2F438D7F" w:rsidRDefault="50801BAE" w14:paraId="2DC564CA" w14:textId="5D58BA45">
      <w:pPr>
        <w:pStyle w:val="CommentText"/>
      </w:pPr>
      <w:r>
        <w:rPr>
          <w:rStyle w:val="CommentReference"/>
        </w:rPr>
        <w:annotationRef/>
      </w:r>
      <w:r w:rsidRPr="477E4ACB" w:rsidR="40B44954">
        <w:t>It is important to connect the arrangement of elements to their electron configurations and the resulting trends in properties (atomic radius, ionization energy) as well as exceptions to the periodic trends.</w:t>
      </w:r>
    </w:p>
  </w:comment>
  <w:comment xmlns:w="http://schemas.openxmlformats.org/wordprocessingml/2006/main" w:initials="Ce" w:author="Christina elAwar" w:date="2024-11-18T22:22:35" w:id="344816615">
    <w:p xmlns:w14="http://schemas.microsoft.com/office/word/2010/wordml" xmlns:w="http://schemas.openxmlformats.org/wordprocessingml/2006/main" w:rsidR="044B19FF" w:rsidRDefault="471CA397" w14:paraId="1D5DC38A" w14:textId="2277BEC2">
      <w:pPr>
        <w:pStyle w:val="CommentText"/>
      </w:pPr>
      <w:r>
        <w:rPr>
          <w:rStyle w:val="CommentReference"/>
        </w:rPr>
        <w:annotationRef/>
      </w:r>
      <w:r w:rsidRPr="3023B4C3" w:rsidR="3C5EA222">
        <w:t>Mention why their electron configuration is stable.</w:t>
      </w:r>
    </w:p>
  </w:comment>
  <w:comment xmlns:w="http://schemas.openxmlformats.org/wordprocessingml/2006/main" w:initials="Ce" w:author="Christina elAwar" w:date="2024-11-18T22:28:20" w:id="2064135373">
    <w:p xmlns:w14="http://schemas.microsoft.com/office/word/2010/wordml" xmlns:w="http://schemas.openxmlformats.org/wordprocessingml/2006/main" w:rsidR="41822A3B" w:rsidRDefault="4DCC13FC" w14:paraId="110C469B" w14:textId="296F264A">
      <w:pPr>
        <w:pStyle w:val="CommentText"/>
      </w:pPr>
      <w:r>
        <w:rPr>
          <w:rStyle w:val="CommentReference"/>
        </w:rPr>
        <w:annotationRef/>
      </w:r>
      <w:r w:rsidRPr="22A89D29" w:rsidR="1126F745">
        <w:t>Mention that these elements are all f-block elements and their similar properties stem from filling the 4f (lanthanides) and 5f (actinides) orbital.</w:t>
      </w:r>
    </w:p>
  </w:comment>
  <w:comment xmlns:w="http://schemas.openxmlformats.org/wordprocessingml/2006/main" w:initials="Ce" w:author="Christina elAwar" w:date="2024-11-18T22:33:51" w:id="1620936959">
    <w:p xmlns:w14="http://schemas.microsoft.com/office/word/2010/wordml" xmlns:w="http://schemas.openxmlformats.org/wordprocessingml/2006/main" w:rsidR="56F0E000" w:rsidRDefault="480C6F2A" w14:paraId="4C310560" w14:textId="24CD1475">
      <w:pPr>
        <w:pStyle w:val="CommentText"/>
      </w:pPr>
      <w:r>
        <w:rPr>
          <w:rStyle w:val="CommentReference"/>
        </w:rPr>
        <w:annotationRef/>
      </w:r>
      <w:r w:rsidRPr="3DFFFA46" w:rsidR="61025D87">
        <w:t>We should list as bullet points and provide examples for the properties and behaviors of these elements such as chemical reactivity, properties, metallic character.</w:t>
      </w:r>
    </w:p>
  </w:comment>
  <w:comment xmlns:w="http://schemas.openxmlformats.org/wordprocessingml/2006/main" w:initials="Ce" w:author="Christina elAwar" w:date="2024-11-18T22:34:33" w:id="1930474325">
    <w:p xmlns:w14="http://schemas.microsoft.com/office/word/2010/wordml" xmlns:w="http://schemas.openxmlformats.org/wordprocessingml/2006/main" w:rsidR="0FA49313" w:rsidRDefault="4A442E80" w14:paraId="0B4A7780" w14:textId="4B7EF31D">
      <w:pPr>
        <w:pStyle w:val="CommentText"/>
      </w:pPr>
      <w:r>
        <w:rPr>
          <w:rStyle w:val="CommentReference"/>
        </w:rPr>
        <w:annotationRef/>
      </w:r>
      <w:r w:rsidRPr="46835315" w:rsidR="4CF47302">
        <w:t>Same comment as above. These properties should be listed and explained separately with examples.</w:t>
      </w:r>
    </w:p>
  </w:comment>
  <w:comment xmlns:w="http://schemas.openxmlformats.org/wordprocessingml/2006/main" w:initials="Ce" w:author="Christina elAwar" w:date="11/18/2024 22:37:34" w:id="2060619894">
    <w:p xmlns:w14="http://schemas.microsoft.com/office/word/2010/wordml" w:rsidR="4ECE0D34" w:rsidRDefault="5D9057D8" w14:paraId="52DD9AAF" w14:textId="54F77D8F">
      <w:pPr>
        <w:pStyle w:val="CommentText"/>
      </w:pPr>
      <w:r>
        <w:rPr>
          <w:rStyle w:val="CommentReference"/>
        </w:rPr>
        <w:annotationRef/>
      </w:r>
      <w:r w:rsidRPr="3F1D64DE" w:rsidR="0963E48C">
        <w:t>This question seems to go beyond the scope of this lesson as the only periodic trends mentioned so far are atomic number for periods and valence electrons for groups. Also, we need to specify how many examples we are asking the students to provide.</w:t>
      </w:r>
    </w:p>
  </w:comment>
  <w:comment xmlns:w="http://schemas.openxmlformats.org/wordprocessingml/2006/main" w:initials="MN" w:author="Micah Newman" w:date="2024-11-18T17:35:29" w:id="451034566">
    <w:p xmlns:w14="http://schemas.microsoft.com/office/word/2010/wordml" xmlns:w="http://schemas.openxmlformats.org/wordprocessingml/2006/main" w:rsidR="11D43EB9" w:rsidRDefault="561C5687" w14:paraId="09AB2783" w14:textId="1548F5A5">
      <w:pPr>
        <w:pStyle w:val="CommentText"/>
      </w:pPr>
      <w:r>
        <w:rPr>
          <w:rStyle w:val="CommentReference"/>
        </w:rPr>
        <w:annotationRef/>
      </w:r>
      <w:r w:rsidRPr="0E579CF7" w:rsidR="1BF1FA86">
        <w:t>I don't think we need a separate definition for this since atomic mass means the same thing.</w:t>
      </w:r>
    </w:p>
  </w:comment>
  <w:comment xmlns:w="http://schemas.openxmlformats.org/wordprocessingml/2006/main" w:initials="MN" w:author="Micah Newman" w:date="2024-11-18T17:35:47" w:id="729480649">
    <w:p xmlns:w14="http://schemas.microsoft.com/office/word/2010/wordml" xmlns:w="http://schemas.openxmlformats.org/wordprocessingml/2006/main" w:rsidR="706B6DF1" w:rsidRDefault="5E061679" w14:paraId="003B5742" w14:textId="5E7ACCE0">
      <w:pPr>
        <w:pStyle w:val="CommentText"/>
      </w:pPr>
      <w:r>
        <w:rPr>
          <w:rStyle w:val="CommentReference"/>
        </w:rPr>
        <w:annotationRef/>
      </w:r>
      <w:r w:rsidRPr="2652BA5B" w:rsidR="56F9FC38">
        <w:t>Omit this and Moseley since names are not vocabulary.</w:t>
      </w:r>
    </w:p>
  </w:comment>
  <w:comment xmlns:w="http://schemas.openxmlformats.org/wordprocessingml/2006/main" w:initials="MN" w:author="Micah Newman" w:date="2024-11-18T17:36:30" w:id="674509055">
    <w:p xmlns:w14="http://schemas.microsoft.com/office/word/2010/wordml" xmlns:w="http://schemas.openxmlformats.org/wordprocessingml/2006/main" w:rsidR="0EE3147C" w:rsidRDefault="1964BE48" w14:paraId="1346464F" w14:textId="66CCF4E2">
      <w:pPr>
        <w:pStyle w:val="CommentText"/>
      </w:pPr>
      <w:r>
        <w:rPr>
          <w:rStyle w:val="CommentReference"/>
        </w:rPr>
        <w:annotationRef/>
      </w:r>
      <w:r w:rsidRPr="10C13840" w:rsidR="2A452054">
        <w:t xml:space="preserve">Note that definitions should be descriptions, not complete sentences. </w:t>
      </w:r>
    </w:p>
  </w:comment>
  <w:comment xmlns:w="http://schemas.openxmlformats.org/wordprocessingml/2006/main" w:initials="MN" w:author="Micah Newman" w:date="2024-11-18T17:37:30" w:id="1425847559">
    <w:p xmlns:w14="http://schemas.microsoft.com/office/word/2010/wordml" xmlns:w="http://schemas.openxmlformats.org/wordprocessingml/2006/main" w:rsidR="3CC82D5A" w:rsidRDefault="67498B5F" w14:paraId="02E0DC7A" w14:textId="2610A2FB">
      <w:pPr>
        <w:pStyle w:val="CommentText"/>
      </w:pPr>
      <w:r>
        <w:rPr>
          <w:rStyle w:val="CommentReference"/>
        </w:rPr>
        <w:annotationRef/>
      </w:r>
      <w:r w:rsidRPr="3E89DFF8" w:rsidR="76B42E3C">
        <w:t>The meaning of this phrase is unclear.</w:t>
      </w:r>
    </w:p>
  </w:comment>
  <w:comment xmlns:w="http://schemas.openxmlformats.org/wordprocessingml/2006/main" w:initials="MN" w:author="Micah Newman" w:date="2024-11-18T17:38:57" w:id="868467268">
    <w:p xmlns:w14="http://schemas.microsoft.com/office/word/2010/wordml" xmlns:w="http://schemas.openxmlformats.org/wordprocessingml/2006/main" w:rsidR="39E5451C" w:rsidRDefault="05EFEB92" w14:paraId="4489EF8A" w14:textId="493763EA">
      <w:pPr>
        <w:pStyle w:val="CommentText"/>
      </w:pPr>
      <w:r>
        <w:rPr>
          <w:rStyle w:val="CommentReference"/>
        </w:rPr>
        <w:annotationRef/>
      </w:r>
      <w:r w:rsidRPr="7F0AA213" w:rsidR="32222E13">
        <w:t>Why is this in title case? As far as I can tell it should be in sentence case.</w:t>
      </w:r>
    </w:p>
  </w:comment>
  <w:comment xmlns:w="http://schemas.openxmlformats.org/wordprocessingml/2006/main" w:initials="MN" w:author="Micah Newman" w:date="2024-11-18T17:46:14" w:id="151040118">
    <w:p xmlns:w14="http://schemas.microsoft.com/office/word/2010/wordml" xmlns:w="http://schemas.openxmlformats.org/wordprocessingml/2006/main" w:rsidR="1CB085C0" w:rsidRDefault="01D0B927" w14:paraId="1854D2CC" w14:textId="437826BC">
      <w:pPr>
        <w:pStyle w:val="CommentText"/>
      </w:pPr>
      <w:r>
        <w:rPr>
          <w:rStyle w:val="CommentReference"/>
        </w:rPr>
        <w:annotationRef/>
      </w:r>
      <w:r w:rsidRPr="5040C2F7" w:rsidR="42B10A0D">
        <w:t>This is meaningless without any explanation. My guess at what's being alluded to is that the colligative property of freezing point depression will be greater with more dissolved particles, e.g. CaCl2 &gt; NaCl. But you can't actually explain this until the next chapter, so we're left with this unhelpful hand-waving. So much the worse for this being the storyline that's meant to be threaded throughout the unit.</w:t>
      </w:r>
    </w:p>
  </w:comment>
  <w:comment xmlns:w="http://schemas.openxmlformats.org/wordprocessingml/2006/main" w:initials="MN" w:author="Micah Newman" w:date="2024-11-18T17:50:14" w:id="1087166004">
    <w:p xmlns:w14="http://schemas.microsoft.com/office/word/2010/wordml" xmlns:w="http://schemas.openxmlformats.org/wordprocessingml/2006/main" w:rsidR="1451D37D" w:rsidRDefault="75AC2AE1" w14:paraId="4F98BD94" w14:textId="0F0626DE">
      <w:pPr>
        <w:pStyle w:val="CommentText"/>
      </w:pPr>
      <w:r>
        <w:rPr>
          <w:rStyle w:val="CommentReference"/>
        </w:rPr>
        <w:annotationRef/>
      </w:r>
      <w:r w:rsidRPr="5AAC48A0" w:rsidR="5FC70196">
        <w:t>Again, this gesturing is not an explanation here, but we can't even give an explanation yet.</w:t>
      </w:r>
    </w:p>
  </w:comment>
</w:comments>
</file>

<file path=word/commentsExtended.xml><?xml version="1.0" encoding="utf-8"?>
<w15:commentsEx xmlns:mc="http://schemas.openxmlformats.org/markup-compatibility/2006" xmlns:w15="http://schemas.microsoft.com/office/word/2012/wordml" mc:Ignorable="w15">
  <w15:commentEx w15:done="0" w15:paraId="72F8B712"/>
  <w15:commentEx w15:done="0" w15:paraId="19DD5B70"/>
  <w15:commentEx w15:done="0" w15:paraId="5AEEA658"/>
  <w15:commentEx w15:done="0" w15:paraId="36D5474E"/>
  <w15:commentEx w15:done="0" w15:paraId="55956A00"/>
  <w15:commentEx w15:done="0" w15:paraId="7A6D5137"/>
  <w15:commentEx w15:done="0" w15:paraId="07A53C95"/>
  <w15:commentEx w15:done="0" w15:paraId="3C0A1AFB"/>
  <w15:commentEx w15:done="0" w15:paraId="2DC564CA"/>
  <w15:commentEx w15:done="0" w15:paraId="1D5DC38A"/>
  <w15:commentEx w15:done="0" w15:paraId="110C469B"/>
  <w15:commentEx w15:done="0" w15:paraId="4C310560"/>
  <w15:commentEx w15:done="0" w15:paraId="0B4A7780"/>
  <w15:commentEx w15:done="0" w15:paraId="52DD9AAF"/>
  <w15:commentEx w15:done="0" w15:paraId="09AB2783"/>
  <w15:commentEx w15:done="0" w15:paraId="003B5742"/>
  <w15:commentEx w15:done="0" w15:paraId="1346464F"/>
  <w15:commentEx w15:done="0" w15:paraId="02E0DC7A"/>
  <w15:commentEx w15:done="0" w15:paraId="4489EF8A"/>
  <w15:commentEx w15:done="0" w15:paraId="1854D2CC"/>
  <w15:commentEx w15:done="0" w15:paraId="4F98BD94"/>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2F99327" w16cex:dateUtc="2024-11-07T04:03:00Z"/>
  <w16cex:commentExtensible w16cex:durableId="4C0BC250" w16cex:dateUtc="2024-11-18T17:45:48.061Z"/>
  <w16cex:commentExtensible w16cex:durableId="44AAD643" w16cex:dateUtc="2024-11-18T17:52:10.38Z"/>
  <w16cex:commentExtensible w16cex:durableId="0B3A389D" w16cex:dateUtc="2024-11-18T17:57:44.766Z"/>
  <w16cex:commentExtensible w16cex:durableId="2CF66B52" w16cex:dateUtc="2024-11-18T17:58:50.683Z"/>
  <w16cex:commentExtensible w16cex:durableId="0F350ED2" w16cex:dateUtc="2024-11-18T18:14:33.645Z"/>
  <w16cex:commentExtensible w16cex:durableId="0FEA0510" w16cex:dateUtc="2024-11-18T18:16:36.034Z"/>
  <w16cex:commentExtensible w16cex:durableId="4CD34F72" w16cex:dateUtc="2024-11-18T18:22:35.676Z"/>
  <w16cex:commentExtensible w16cex:durableId="272860E9" w16cex:dateUtc="2024-11-18T18:28:20.065Z"/>
  <w16cex:commentExtensible w16cex:durableId="037B858F" w16cex:dateUtc="2024-11-18T18:33:51.897Z"/>
  <w16cex:commentExtensible w16cex:durableId="47BE59DF" w16cex:dateUtc="2024-11-18T18:34:33.077Z"/>
  <w16cex:commentExtensible w16cex:durableId="7FBFD93A" w16cex:dateUtc="2024-11-18T18:37:34.947Z"/>
  <w16cex:commentExtensible w16cex:durableId="5264E654" w16cex:dateUtc="2024-11-18T22:35:29.328Z"/>
  <w16cex:commentExtensible w16cex:durableId="0BEA93E4" w16cex:dateUtc="2024-11-18T22:35:47.087Z"/>
  <w16cex:commentExtensible w16cex:durableId="1C29105C" w16cex:dateUtc="2024-11-18T22:36:30.659Z"/>
  <w16cex:commentExtensible w16cex:durableId="6A96972C" w16cex:dateUtc="2024-11-18T22:37:30.154Z"/>
  <w16cex:commentExtensible w16cex:durableId="325C2A75" w16cex:dateUtc="2024-11-18T22:38:57.429Z"/>
  <w16cex:commentExtensible w16cex:durableId="7754A35B" w16cex:dateUtc="2024-11-18T22:46:14.427Z"/>
  <w16cex:commentExtensible w16cex:durableId="451CAAF4" w16cex:dateUtc="2024-11-18T22:50:14.653Z"/>
</w16cex:commentsExtensible>
</file>

<file path=word/commentsIds.xml><?xml version="1.0" encoding="utf-8"?>
<w16cid:commentsIds xmlns:mc="http://schemas.openxmlformats.org/markup-compatibility/2006" xmlns:w16cid="http://schemas.microsoft.com/office/word/2016/wordml/cid" mc:Ignorable="w16cid">
  <w16cid:commentId w16cid:paraId="72F8B712" w16cid:durableId="2ADDCDB8"/>
  <w16cid:commentId w16cid:paraId="19DD5B70" w16cid:durableId="2ADDCE25"/>
  <w16cid:commentId w16cid:paraId="5AEEA658" w16cid:durableId="22F99327"/>
  <w16cid:commentId w16cid:paraId="36D5474E" w16cid:durableId="4C0BC250"/>
  <w16cid:commentId w16cid:paraId="55956A00" w16cid:durableId="44AAD643"/>
  <w16cid:commentId w16cid:paraId="7A6D5137" w16cid:durableId="0B3A389D"/>
  <w16cid:commentId w16cid:paraId="07A53C95" w16cid:durableId="2CF66B52"/>
  <w16cid:commentId w16cid:paraId="3C0A1AFB" w16cid:durableId="0F350ED2"/>
  <w16cid:commentId w16cid:paraId="2DC564CA" w16cid:durableId="0FEA0510"/>
  <w16cid:commentId w16cid:paraId="1D5DC38A" w16cid:durableId="4CD34F72"/>
  <w16cid:commentId w16cid:paraId="110C469B" w16cid:durableId="272860E9"/>
  <w16cid:commentId w16cid:paraId="4C310560" w16cid:durableId="037B858F"/>
  <w16cid:commentId w16cid:paraId="0B4A7780" w16cid:durableId="47BE59DF"/>
  <w16cid:commentId w16cid:paraId="52DD9AAF" w16cid:durableId="7FBFD93A"/>
  <w16cid:commentId w16cid:paraId="09AB2783" w16cid:durableId="5264E654"/>
  <w16cid:commentId w16cid:paraId="003B5742" w16cid:durableId="0BEA93E4"/>
  <w16cid:commentId w16cid:paraId="1346464F" w16cid:durableId="1C29105C"/>
  <w16cid:commentId w16cid:paraId="02E0DC7A" w16cid:durableId="6A96972C"/>
  <w16cid:commentId w16cid:paraId="4489EF8A" w16cid:durableId="325C2A75"/>
  <w16cid:commentId w16cid:paraId="1854D2CC" w16cid:durableId="7754A35B"/>
  <w16cid:commentId w16cid:paraId="4F98BD94" w16cid:durableId="451CAAF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intelligence2.xml><?xml version="1.0" encoding="utf-8"?>
<int2:intelligence xmlns:int2="http://schemas.microsoft.com/office/intelligence/2020/intelligence">
  <int2:observations>
    <int2:bookmark int2:bookmarkName="_Int_1gAenRoY" int2:invalidationBookmarkName="" int2:hashCode="o2y/3DSyWO0iQ3" int2:id="ZRV5DUcI">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hint="default" w:ascii="Symbol" w:hAnsi="Symbol"/>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hint="default" w:ascii="Symbol" w:hAnsi="Symbol"/>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hint="default" w:ascii="Symbol" w:hAnsi="Symbol"/>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hint="default" w:ascii="Symbol" w:hAnsi="Symbol"/>
      </w:rPr>
    </w:lvl>
  </w:abstractNum>
  <w:abstractNum w:abstractNumId="9" w15:restartNumberingAfterBreak="0">
    <w:nsid w:val="064A4197"/>
    <w:multiLevelType w:val="multilevel"/>
    <w:tmpl w:val="B324003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248A09CD"/>
    <w:multiLevelType w:val="multilevel"/>
    <w:tmpl w:val="53C626C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460147B0"/>
    <w:multiLevelType w:val="hybridMultilevel"/>
    <w:tmpl w:val="DDF6B78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6AEFC528"/>
    <w:multiLevelType w:val="multilevel"/>
    <w:tmpl w:val="890AE70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3" w15:restartNumberingAfterBreak="0">
    <w:nsid w:val="7CCA0238"/>
    <w:multiLevelType w:val="multilevel"/>
    <w:tmpl w:val="5B6252B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abstractNumId w:val="12"/>
  </w:num>
  <w:num w:numId="2">
    <w:abstractNumId w:val="9"/>
  </w:num>
  <w:num w:numId="3">
    <w:abstractNumId w:val="13"/>
  </w:num>
  <w:num w:numId="4">
    <w:abstractNumId w:val="8"/>
  </w:num>
  <w:num w:numId="5">
    <w:abstractNumId w:val="6"/>
  </w:num>
  <w:num w:numId="6">
    <w:abstractNumId w:val="5"/>
  </w:num>
  <w:num w:numId="7">
    <w:abstractNumId w:val="4"/>
  </w:num>
  <w:num w:numId="8">
    <w:abstractNumId w:val="7"/>
  </w:num>
  <w:num w:numId="9">
    <w:abstractNumId w:val="3"/>
  </w:num>
  <w:num w:numId="10">
    <w:abstractNumId w:val="2"/>
  </w:num>
  <w:num w:numId="11">
    <w:abstractNumId w:val="1"/>
  </w:num>
  <w:num w:numId="12">
    <w:abstractNumId w:val="0"/>
  </w:num>
  <w:num w:numId="13">
    <w:abstractNumId w:val="10"/>
  </w:num>
  <w:num w:numId="14">
    <w:abstractNumId w:val="11"/>
  </w:num>
</w:numbering>
</file>

<file path=word/people.xml><?xml version="1.0" encoding="utf-8"?>
<w15:people xmlns:mc="http://schemas.openxmlformats.org/markup-compatibility/2006" xmlns:w15="http://schemas.microsoft.com/office/word/2012/wordml" mc:Ignorable="w15">
  <w15:person w15:author="Chem SME 1">
    <w15:presenceInfo w15:providerId="None" w15:userId="Chem SME 1"/>
  </w15:person>
  <w15:person w15:author="Tayyaba Qureshi">
    <w15:presenceInfo w15:providerId="AD" w15:userId="S::tayyaba.qureshi@qbslearning.com::1956d2df-238d-4e98-a7ce-14fe8b2f35a6"/>
  </w15:person>
  <w15:person w15:author="Christina elAwar">
    <w15:presenceInfo w15:providerId="AD" w15:userId="S::christina.elawar@samaknowledge.com::adb4bf0a-90ea-4026-9c22-66c0dca1ca41"/>
  </w15:person>
  <w15:person w15:author="Christina elAwar">
    <w15:presenceInfo w15:providerId="AD" w15:userId="S::christina.elawar@samaknowledge.com::adb4bf0a-90ea-4026-9c22-66c0dca1ca41"/>
  </w15:person>
  <w15:person w15:author="Micah Newman">
    <w15:presenceInfo w15:providerId="AD" w15:userId="S::micah.newman@alphapublishing.com::5f8b36f4-d1c1-4a0f-bc26-5dface911984"/>
  </w15:person>
  <w15:person w15:author="Micah Newman">
    <w15:presenceInfo w15:providerId="AD" w15:userId="S::micah.newman@alphapublishing.com::5f8b36f4-d1c1-4a0f-bc26-5dface911984"/>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zG1MDI1M7cwtzCyMDZU0lEKTi0uzszPAykwrAUA/C3kfiwAAAA="/>
  </w:docVars>
  <w:rsids>
    <w:rsidRoot w:val="00B47730"/>
    <w:rsid w:val="00000002"/>
    <w:rsid w:val="00022952"/>
    <w:rsid w:val="000258CE"/>
    <w:rsid w:val="00034616"/>
    <w:rsid w:val="0003569C"/>
    <w:rsid w:val="00047447"/>
    <w:rsid w:val="00054F26"/>
    <w:rsid w:val="0005682D"/>
    <w:rsid w:val="0006063C"/>
    <w:rsid w:val="000A12EF"/>
    <w:rsid w:val="000A325E"/>
    <w:rsid w:val="000D6D20"/>
    <w:rsid w:val="000F04E0"/>
    <w:rsid w:val="00106D8E"/>
    <w:rsid w:val="001157BE"/>
    <w:rsid w:val="00116522"/>
    <w:rsid w:val="00127818"/>
    <w:rsid w:val="001300EF"/>
    <w:rsid w:val="0013F4C6"/>
    <w:rsid w:val="001450A1"/>
    <w:rsid w:val="0015074B"/>
    <w:rsid w:val="00150A6A"/>
    <w:rsid w:val="00190F39"/>
    <w:rsid w:val="001A25AA"/>
    <w:rsid w:val="001A37AA"/>
    <w:rsid w:val="001B07EC"/>
    <w:rsid w:val="001D0A84"/>
    <w:rsid w:val="001E3EC1"/>
    <w:rsid w:val="001F322A"/>
    <w:rsid w:val="00257A5A"/>
    <w:rsid w:val="0029639D"/>
    <w:rsid w:val="002C1A35"/>
    <w:rsid w:val="002F49E3"/>
    <w:rsid w:val="0030700C"/>
    <w:rsid w:val="00313F6B"/>
    <w:rsid w:val="00321009"/>
    <w:rsid w:val="00326F90"/>
    <w:rsid w:val="0034187C"/>
    <w:rsid w:val="00343501"/>
    <w:rsid w:val="00345E2A"/>
    <w:rsid w:val="00347876"/>
    <w:rsid w:val="00355832"/>
    <w:rsid w:val="0035685B"/>
    <w:rsid w:val="00361B40"/>
    <w:rsid w:val="003A6A4B"/>
    <w:rsid w:val="003A7660"/>
    <w:rsid w:val="003B0495"/>
    <w:rsid w:val="003D1480"/>
    <w:rsid w:val="0040458A"/>
    <w:rsid w:val="00434BBB"/>
    <w:rsid w:val="00460FC5"/>
    <w:rsid w:val="00463AB5"/>
    <w:rsid w:val="00470167"/>
    <w:rsid w:val="0048273D"/>
    <w:rsid w:val="004B00E2"/>
    <w:rsid w:val="004C0403"/>
    <w:rsid w:val="004C175A"/>
    <w:rsid w:val="004C71AE"/>
    <w:rsid w:val="004D4564"/>
    <w:rsid w:val="004E7895"/>
    <w:rsid w:val="004E7AB7"/>
    <w:rsid w:val="005065CC"/>
    <w:rsid w:val="005303FB"/>
    <w:rsid w:val="00531E8B"/>
    <w:rsid w:val="0053253B"/>
    <w:rsid w:val="005548FA"/>
    <w:rsid w:val="00567B0F"/>
    <w:rsid w:val="005802F6"/>
    <w:rsid w:val="005B527E"/>
    <w:rsid w:val="005D18F2"/>
    <w:rsid w:val="005E42D9"/>
    <w:rsid w:val="005E4B5A"/>
    <w:rsid w:val="005E54FF"/>
    <w:rsid w:val="00625A23"/>
    <w:rsid w:val="0066069C"/>
    <w:rsid w:val="00673F67"/>
    <w:rsid w:val="0067438E"/>
    <w:rsid w:val="00680ED9"/>
    <w:rsid w:val="006A0118"/>
    <w:rsid w:val="006C33D2"/>
    <w:rsid w:val="006E3F50"/>
    <w:rsid w:val="006F7A15"/>
    <w:rsid w:val="0070461E"/>
    <w:rsid w:val="007118C2"/>
    <w:rsid w:val="007239AF"/>
    <w:rsid w:val="00744A19"/>
    <w:rsid w:val="00771550"/>
    <w:rsid w:val="00785374"/>
    <w:rsid w:val="007A75D5"/>
    <w:rsid w:val="007B2CBB"/>
    <w:rsid w:val="007D003F"/>
    <w:rsid w:val="007E5D73"/>
    <w:rsid w:val="007F60EA"/>
    <w:rsid w:val="007F7E7A"/>
    <w:rsid w:val="00800A1C"/>
    <w:rsid w:val="008206DA"/>
    <w:rsid w:val="00824F3D"/>
    <w:rsid w:val="008538D1"/>
    <w:rsid w:val="0085ADC4"/>
    <w:rsid w:val="00861D8D"/>
    <w:rsid w:val="00891B5E"/>
    <w:rsid w:val="008B7F4C"/>
    <w:rsid w:val="008C0D1C"/>
    <w:rsid w:val="008C3F2B"/>
    <w:rsid w:val="008C75F2"/>
    <w:rsid w:val="009E061D"/>
    <w:rsid w:val="009E2233"/>
    <w:rsid w:val="009E5962"/>
    <w:rsid w:val="009F4399"/>
    <w:rsid w:val="00A00733"/>
    <w:rsid w:val="00A01937"/>
    <w:rsid w:val="00A13C00"/>
    <w:rsid w:val="00A41D2B"/>
    <w:rsid w:val="00A57D60"/>
    <w:rsid w:val="00A6043A"/>
    <w:rsid w:val="00AA1D8D"/>
    <w:rsid w:val="00AC3A3A"/>
    <w:rsid w:val="00AC6DB9"/>
    <w:rsid w:val="00AF278A"/>
    <w:rsid w:val="00B131C5"/>
    <w:rsid w:val="00B14686"/>
    <w:rsid w:val="00B43A77"/>
    <w:rsid w:val="00B47730"/>
    <w:rsid w:val="00B54FA7"/>
    <w:rsid w:val="00B85D6B"/>
    <w:rsid w:val="00BA08C3"/>
    <w:rsid w:val="00BD0007"/>
    <w:rsid w:val="00BE60E4"/>
    <w:rsid w:val="00BF3C9F"/>
    <w:rsid w:val="00C15867"/>
    <w:rsid w:val="00C17A12"/>
    <w:rsid w:val="00C564CF"/>
    <w:rsid w:val="00C5768F"/>
    <w:rsid w:val="00C771EF"/>
    <w:rsid w:val="00C84133"/>
    <w:rsid w:val="00CA0F0C"/>
    <w:rsid w:val="00CA1E9D"/>
    <w:rsid w:val="00CB0664"/>
    <w:rsid w:val="00D27069"/>
    <w:rsid w:val="00D4246F"/>
    <w:rsid w:val="00D5338E"/>
    <w:rsid w:val="00D56104"/>
    <w:rsid w:val="00D7318E"/>
    <w:rsid w:val="00D80B8D"/>
    <w:rsid w:val="00D868E4"/>
    <w:rsid w:val="00D87EB5"/>
    <w:rsid w:val="00DC47D7"/>
    <w:rsid w:val="00E01125"/>
    <w:rsid w:val="00E06ABF"/>
    <w:rsid w:val="00E21685"/>
    <w:rsid w:val="00E23AD5"/>
    <w:rsid w:val="00E440A8"/>
    <w:rsid w:val="00E56772"/>
    <w:rsid w:val="00EB3F86"/>
    <w:rsid w:val="00EB4AC8"/>
    <w:rsid w:val="00EC20AB"/>
    <w:rsid w:val="00ED0C4C"/>
    <w:rsid w:val="00F0109B"/>
    <w:rsid w:val="00F0380D"/>
    <w:rsid w:val="00F24EC7"/>
    <w:rsid w:val="00F3641E"/>
    <w:rsid w:val="00F503F9"/>
    <w:rsid w:val="00FC693F"/>
    <w:rsid w:val="00FE0D20"/>
    <w:rsid w:val="00FF2C04"/>
    <w:rsid w:val="00FF45BA"/>
    <w:rsid w:val="01CA0ABB"/>
    <w:rsid w:val="08B4D864"/>
    <w:rsid w:val="08E23F90"/>
    <w:rsid w:val="08FE1BCD"/>
    <w:rsid w:val="0CBA37E8"/>
    <w:rsid w:val="0CE4E3FD"/>
    <w:rsid w:val="0E2459F8"/>
    <w:rsid w:val="100A5ABA"/>
    <w:rsid w:val="1093F893"/>
    <w:rsid w:val="114B0F4A"/>
    <w:rsid w:val="12B493F6"/>
    <w:rsid w:val="14495438"/>
    <w:rsid w:val="1C122BD9"/>
    <w:rsid w:val="1FB7EF61"/>
    <w:rsid w:val="204EB300"/>
    <w:rsid w:val="22A490B5"/>
    <w:rsid w:val="23382BF6"/>
    <w:rsid w:val="237F80E1"/>
    <w:rsid w:val="23F6480F"/>
    <w:rsid w:val="23FB0334"/>
    <w:rsid w:val="27BC8BC9"/>
    <w:rsid w:val="2855E4D6"/>
    <w:rsid w:val="28EAE1EE"/>
    <w:rsid w:val="2A2A12E9"/>
    <w:rsid w:val="2CB2F6AE"/>
    <w:rsid w:val="2DE59E16"/>
    <w:rsid w:val="34276368"/>
    <w:rsid w:val="38DAE5CA"/>
    <w:rsid w:val="39B86C5B"/>
    <w:rsid w:val="3E72A6A8"/>
    <w:rsid w:val="3ED45EFF"/>
    <w:rsid w:val="3FE2DB39"/>
    <w:rsid w:val="3FFDDA04"/>
    <w:rsid w:val="40954766"/>
    <w:rsid w:val="42DDC0CD"/>
    <w:rsid w:val="4368E1FA"/>
    <w:rsid w:val="4440EF76"/>
    <w:rsid w:val="46EE4E5A"/>
    <w:rsid w:val="4B209890"/>
    <w:rsid w:val="4CD4BD8C"/>
    <w:rsid w:val="4E29502A"/>
    <w:rsid w:val="4EECF06E"/>
    <w:rsid w:val="50AB8254"/>
    <w:rsid w:val="56CCB663"/>
    <w:rsid w:val="5815AFF4"/>
    <w:rsid w:val="5B25A4C0"/>
    <w:rsid w:val="5DCC12B6"/>
    <w:rsid w:val="6118163D"/>
    <w:rsid w:val="652CBA6B"/>
    <w:rsid w:val="66F0F3E8"/>
    <w:rsid w:val="66FF1B70"/>
    <w:rsid w:val="6A50E6AD"/>
    <w:rsid w:val="6B9F1A11"/>
    <w:rsid w:val="6C87577C"/>
    <w:rsid w:val="6F8DDB39"/>
    <w:rsid w:val="714714C0"/>
    <w:rsid w:val="718EA503"/>
    <w:rsid w:val="7D1C86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2D01097"/>
  <w14:defaultImageDpi w14:val="300"/>
  <w15:docId w15:val="{77C46277-E31E-4565-B567-6AC9967FBC0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EastAsia"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FC693F"/>
  </w:style>
  <w:style w:type="paragraph" w:styleId="Heading1">
    <w:name w:val="heading 1"/>
    <w:basedOn w:val="Normal"/>
    <w:next w:val="Normal"/>
    <w:link w:val="Heading1Char"/>
    <w:uiPriority w:val="9"/>
    <w:qFormat/>
    <w:rsid w:val="00434BBB"/>
    <w:pPr>
      <w:keepNext/>
      <w:keepLines/>
      <w:spacing w:before="480" w:after="0"/>
      <w:outlineLvl w:val="0"/>
    </w:pPr>
    <w:rPr>
      <w:rFonts w:asciiTheme="majorHAnsi" w:hAnsiTheme="majorHAnsi" w:eastAsiaTheme="majorEastAsia"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434BBB"/>
    <w:pPr>
      <w:keepNext/>
      <w:keepLines/>
      <w:spacing w:before="200" w:after="0"/>
      <w:outlineLvl w:val="2"/>
    </w:pPr>
    <w:rPr>
      <w:rFonts w:asciiTheme="majorHAnsi" w:hAnsiTheme="majorHAnsi" w:eastAsiaTheme="majorEastAsia" w:cstheme="majorBidi"/>
      <w:b/>
      <w:bCs/>
      <w:color w:val="4F81BD" w:themeColor="accent1"/>
      <w:sz w:val="24"/>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hAnsiTheme="majorHAnsi"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hAnsiTheme="majorHAnsi"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hAnsiTheme="majorHAnsi"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hAnsiTheme="majorHAnsi"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hAnsiTheme="majorHAnsi" w:eastAsiaTheme="majorEastAsia"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hAnsiTheme="majorHAnsi" w:eastAsiaTheme="majorEastAsia" w:cstheme="majorBidi"/>
      <w:i/>
      <w:iCs/>
      <w:color w:val="404040" w:themeColor="text1" w:themeTint="BF"/>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styleId="HeaderChar" w:customStyle="1">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styleId="FooterChar" w:customStyle="1">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styleId="Heading1Char" w:customStyle="1">
    <w:name w:val="Heading 1 Char"/>
    <w:basedOn w:val="DefaultParagraphFont"/>
    <w:link w:val="Heading1"/>
    <w:uiPriority w:val="9"/>
    <w:rsid w:val="00434BBB"/>
    <w:rPr>
      <w:rFonts w:asciiTheme="majorHAnsi" w:hAnsiTheme="majorHAnsi" w:eastAsiaTheme="majorEastAsia" w:cstheme="majorBidi"/>
      <w:b/>
      <w:bCs/>
      <w:color w:val="365F91" w:themeColor="accent1" w:themeShade="BF"/>
      <w:sz w:val="32"/>
      <w:szCs w:val="28"/>
    </w:rPr>
  </w:style>
  <w:style w:type="character" w:styleId="Heading2Char" w:customStyle="1">
    <w:name w:val="Heading 2 Char"/>
    <w:basedOn w:val="DefaultParagraphFont"/>
    <w:link w:val="Heading2"/>
    <w:uiPriority w:val="9"/>
    <w:rsid w:val="00FC693F"/>
    <w:rPr>
      <w:rFonts w:asciiTheme="majorHAnsi" w:hAnsiTheme="majorHAnsi" w:eastAsiaTheme="majorEastAsia" w:cstheme="majorBidi"/>
      <w:b/>
      <w:bCs/>
      <w:color w:val="4F81BD" w:themeColor="accent1"/>
      <w:sz w:val="26"/>
      <w:szCs w:val="26"/>
    </w:rPr>
  </w:style>
  <w:style w:type="character" w:styleId="Heading3Char" w:customStyle="1">
    <w:name w:val="Heading 3 Char"/>
    <w:basedOn w:val="DefaultParagraphFont"/>
    <w:link w:val="Heading3"/>
    <w:uiPriority w:val="9"/>
    <w:rsid w:val="00434BBB"/>
    <w:rPr>
      <w:rFonts w:asciiTheme="majorHAnsi" w:hAnsiTheme="majorHAnsi" w:eastAsiaTheme="majorEastAsia" w:cstheme="majorBidi"/>
      <w:b/>
      <w:bCs/>
      <w:color w:val="4F81BD" w:themeColor="accent1"/>
      <w:sz w:val="24"/>
    </w:rPr>
  </w:style>
  <w:style w:type="paragraph" w:styleId="Title">
    <w:name w:val="Title"/>
    <w:basedOn w:val="Normal"/>
    <w:next w:val="Normal"/>
    <w:link w:val="TitleChar"/>
    <w:uiPriority w:val="10"/>
    <w:qFormat/>
    <w:rsid w:val="00FC693F"/>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1">
    <w:name w:val="Title Char"/>
    <w:basedOn w:val="DefaultParagraphFont"/>
    <w:link w:val="Title"/>
    <w:uiPriority w:val="10"/>
    <w:rsid w:val="00FC693F"/>
    <w:rPr>
      <w:rFonts w:asciiTheme="majorHAnsi" w:hAnsiTheme="majorHAnsi" w:eastAsiaTheme="majorEastAsia"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hAnsiTheme="majorHAnsi" w:eastAsiaTheme="majorEastAsia" w:cstheme="majorBidi"/>
      <w:i/>
      <w:iCs/>
      <w:color w:val="4F81BD" w:themeColor="accent1"/>
      <w:spacing w:val="15"/>
      <w:sz w:val="24"/>
      <w:szCs w:val="24"/>
    </w:rPr>
  </w:style>
  <w:style w:type="character" w:styleId="SubtitleChar" w:customStyle="1">
    <w:name w:val="Subtitle Char"/>
    <w:basedOn w:val="DefaultParagraphFont"/>
    <w:link w:val="Subtitle"/>
    <w:uiPriority w:val="11"/>
    <w:rsid w:val="00FC693F"/>
    <w:rPr>
      <w:rFonts w:asciiTheme="majorHAnsi" w:hAnsiTheme="majorHAnsi" w:eastAsiaTheme="majorEastAsia"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styleId="BodyTextChar" w:customStyle="1">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styleId="BodyText2Char" w:customStyle="1">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styleId="BodyText3Char" w:customStyle="1">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4"/>
      </w:numPr>
      <w:contextualSpacing/>
    </w:pPr>
  </w:style>
  <w:style w:type="paragraph" w:styleId="ListBullet2">
    <w:name w:val="List Bullet 2"/>
    <w:basedOn w:val="Normal"/>
    <w:uiPriority w:val="99"/>
    <w:unhideWhenUsed/>
    <w:rsid w:val="00326F90"/>
    <w:pPr>
      <w:numPr>
        <w:numId w:val="5"/>
      </w:numPr>
      <w:contextualSpacing/>
    </w:pPr>
  </w:style>
  <w:style w:type="paragraph" w:styleId="ListBullet3">
    <w:name w:val="List Bullet 3"/>
    <w:basedOn w:val="Normal"/>
    <w:uiPriority w:val="99"/>
    <w:unhideWhenUsed/>
    <w:rsid w:val="00326F90"/>
    <w:pPr>
      <w:numPr>
        <w:numId w:val="6"/>
      </w:numPr>
      <w:contextualSpacing/>
    </w:pPr>
  </w:style>
  <w:style w:type="paragraph" w:styleId="ListNumber">
    <w:name w:val="List Number"/>
    <w:basedOn w:val="Normal"/>
    <w:uiPriority w:val="99"/>
    <w:unhideWhenUsed/>
    <w:rsid w:val="00326F90"/>
    <w:pPr>
      <w:numPr>
        <w:numId w:val="8"/>
      </w:numPr>
      <w:contextualSpacing/>
    </w:pPr>
  </w:style>
  <w:style w:type="paragraph" w:styleId="ListNumber2">
    <w:name w:val="List Number 2"/>
    <w:basedOn w:val="Normal"/>
    <w:uiPriority w:val="99"/>
    <w:unhideWhenUsed/>
    <w:rsid w:val="0029639D"/>
    <w:pPr>
      <w:numPr>
        <w:numId w:val="9"/>
      </w:numPr>
      <w:contextualSpacing/>
    </w:pPr>
  </w:style>
  <w:style w:type="paragraph" w:styleId="ListNumber3">
    <w:name w:val="List Number 3"/>
    <w:basedOn w:val="Normal"/>
    <w:uiPriority w:val="99"/>
    <w:unhideWhenUsed/>
    <w:rsid w:val="0029639D"/>
    <w:pPr>
      <w:numPr>
        <w:numId w:val="10"/>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MacroTextChar" w:customStyle="1">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styleId="QuoteChar" w:customStyle="1">
    <w:name w:val="Quote Char"/>
    <w:basedOn w:val="DefaultParagraphFont"/>
    <w:link w:val="Quote"/>
    <w:uiPriority w:val="29"/>
    <w:rsid w:val="00FC693F"/>
    <w:rPr>
      <w:i/>
      <w:iCs/>
      <w:color w:val="000000" w:themeColor="text1"/>
    </w:rPr>
  </w:style>
  <w:style w:type="character" w:styleId="Heading4Char" w:customStyle="1">
    <w:name w:val="Heading 4 Char"/>
    <w:basedOn w:val="DefaultParagraphFont"/>
    <w:link w:val="Heading4"/>
    <w:uiPriority w:val="9"/>
    <w:rsid w:val="00FC693F"/>
    <w:rPr>
      <w:rFonts w:asciiTheme="majorHAnsi" w:hAnsiTheme="majorHAnsi" w:eastAsiaTheme="majorEastAsia" w:cstheme="majorBidi"/>
      <w:b/>
      <w:bCs/>
      <w:i/>
      <w:iCs/>
      <w:color w:val="4F81BD" w:themeColor="accent1"/>
    </w:rPr>
  </w:style>
  <w:style w:type="character" w:styleId="Heading5Char" w:customStyle="1">
    <w:name w:val="Heading 5 Char"/>
    <w:basedOn w:val="DefaultParagraphFont"/>
    <w:link w:val="Heading5"/>
    <w:uiPriority w:val="9"/>
    <w:semiHidden/>
    <w:rsid w:val="00FC693F"/>
    <w:rPr>
      <w:rFonts w:asciiTheme="majorHAnsi" w:hAnsiTheme="majorHAnsi" w:eastAsiaTheme="majorEastAsia" w:cstheme="majorBidi"/>
      <w:color w:val="243F60" w:themeColor="accent1" w:themeShade="7F"/>
    </w:rPr>
  </w:style>
  <w:style w:type="character" w:styleId="Heading6Char" w:customStyle="1">
    <w:name w:val="Heading 6 Char"/>
    <w:basedOn w:val="DefaultParagraphFont"/>
    <w:link w:val="Heading6"/>
    <w:uiPriority w:val="9"/>
    <w:semiHidden/>
    <w:rsid w:val="00FC693F"/>
    <w:rPr>
      <w:rFonts w:asciiTheme="majorHAnsi" w:hAnsiTheme="majorHAnsi" w:eastAsiaTheme="majorEastAsia" w:cstheme="majorBidi"/>
      <w:i/>
      <w:iCs/>
      <w:color w:val="243F60" w:themeColor="accent1" w:themeShade="7F"/>
    </w:rPr>
  </w:style>
  <w:style w:type="character" w:styleId="Heading7Char" w:customStyle="1">
    <w:name w:val="Heading 7 Char"/>
    <w:basedOn w:val="DefaultParagraphFont"/>
    <w:link w:val="Heading7"/>
    <w:uiPriority w:val="9"/>
    <w:semiHidden/>
    <w:rsid w:val="00FC693F"/>
    <w:rPr>
      <w:rFonts w:asciiTheme="majorHAnsi" w:hAnsiTheme="majorHAnsi" w:eastAsiaTheme="majorEastAsia" w:cstheme="majorBidi"/>
      <w:i/>
      <w:iCs/>
      <w:color w:val="404040" w:themeColor="text1" w:themeTint="BF"/>
    </w:rPr>
  </w:style>
  <w:style w:type="character" w:styleId="Heading8Char" w:customStyle="1">
    <w:name w:val="Heading 8 Char"/>
    <w:basedOn w:val="DefaultParagraphFont"/>
    <w:link w:val="Heading8"/>
    <w:uiPriority w:val="9"/>
    <w:semiHidden/>
    <w:rsid w:val="00FC693F"/>
    <w:rPr>
      <w:rFonts w:asciiTheme="majorHAnsi" w:hAnsiTheme="majorHAnsi" w:eastAsiaTheme="majorEastAsia" w:cstheme="majorBidi"/>
      <w:color w:val="4F81BD" w:themeColor="accent1"/>
      <w:sz w:val="20"/>
      <w:szCs w:val="20"/>
    </w:rPr>
  </w:style>
  <w:style w:type="character" w:styleId="Heading9Char" w:customStyle="1">
    <w:name w:val="Heading 9 Char"/>
    <w:basedOn w:val="DefaultParagraphFont"/>
    <w:link w:val="Heading9"/>
    <w:uiPriority w:val="9"/>
    <w:semiHidden/>
    <w:rsid w:val="00FC693F"/>
    <w:rPr>
      <w:rFonts w:asciiTheme="majorHAnsi" w:hAnsiTheme="majorHAnsi" w:eastAsiaTheme="majorEastAsia"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color="4F81BD" w:themeColor="accent1" w:sz="4" w:space="4"/>
      </w:pBdr>
      <w:spacing w:before="200" w:after="280"/>
      <w:ind w:left="936" w:right="936"/>
    </w:pPr>
    <w:rPr>
      <w:b/>
      <w:bCs/>
      <w:i/>
      <w:iCs/>
      <w:color w:val="4F81BD" w:themeColor="accent1"/>
    </w:rPr>
  </w:style>
  <w:style w:type="character" w:styleId="IntenseQuoteChar" w:customStyle="1">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color="C0504D" w:themeColor="accent2" w:sz="8" w:space="0"/>
        <w:bottom w:val="single" w:color="C0504D" w:themeColor="accent2" w:sz="8" w:space="0"/>
      </w:tblBorders>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color="9BBB59" w:themeColor="accent3" w:sz="8" w:space="0"/>
        <w:bottom w:val="single" w:color="9BBB59" w:themeColor="accent3" w:sz="8" w:space="0"/>
      </w:tblBorders>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color="8064A2" w:themeColor="accent4" w:sz="8" w:space="0"/>
        <w:bottom w:val="single" w:color="8064A2" w:themeColor="accent4" w:sz="8" w:space="0"/>
      </w:tblBorders>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color="F79646" w:themeColor="accent6" w:sz="8" w:space="0"/>
        <w:bottom w:val="single" w:color="F79646" w:themeColor="accent6" w:sz="8" w:space="0"/>
      </w:tblBorders>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color="C0504D"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color="C0504D" w:themeColor="accent2"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2"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shd w:val="clear" w:color="auto" w:fill="EFD3D2"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color="8064A2"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color="8064A2" w:themeColor="accent4"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color="F79646"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color="F79646" w:themeColor="accent6"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4D0"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shd w:val="clear" w:color="auto" w:fill="FDE4D0"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themeTint="BF" w:sz="6" w:space="0"/>
          <w:left w:val="single" w:color="404040" w:themeColor="text1" w:themeTint="BF" w:sz="8" w:space="0"/>
          <w:bottom w:val="single" w:color="404040" w:themeColor="text1" w:themeTint="BF" w:sz="8" w:space="0"/>
          <w:right w:val="single" w:color="404040"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Pr>
    <w:tblStylePr w:type="firstRow">
      <w:pPr>
        <w:spacing w:before="0" w:after="0" w:line="240" w:lineRule="auto"/>
      </w:pPr>
      <w:rPr>
        <w:b/>
        <w:bCs/>
        <w:color w:val="FFFFFF" w:themeColor="background1"/>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tblBorders>
    </w:tblPr>
    <w:tblStylePr w:type="firstRow">
      <w:pPr>
        <w:spacing w:before="0" w:after="0" w:line="240" w:lineRule="auto"/>
      </w:pPr>
      <w:rPr>
        <w:b/>
        <w:bCs/>
        <w:color w:val="FFFFFF" w:themeColor="background1"/>
      </w:rPr>
      <w:tblPr/>
      <w:tcPr>
        <w:tc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3CC82" w:themeColor="accent3" w:themeTint="BF" w:sz="6" w:space="0"/>
          <w:left w:val="single" w:color="B3CC82" w:themeColor="accent3" w:themeTint="BF" w:sz="8" w:space="0"/>
          <w:bottom w:val="single" w:color="B3CC82" w:themeColor="accent3" w:themeTint="BF" w:sz="8" w:space="0"/>
          <w:right w:val="single" w:color="B3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Pr>
    <w:tblStylePr w:type="firstRow">
      <w:pPr>
        <w:spacing w:before="0" w:after="0" w:line="240" w:lineRule="auto"/>
      </w:pPr>
      <w:rPr>
        <w:b/>
        <w:bCs/>
        <w:color w:val="FFFFFF" w:themeColor="background1"/>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val="FFFFFF" w:themeColor="background1"/>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Pr>
    <w:tblStylePr w:type="firstRow">
      <w:pPr>
        <w:spacing w:before="0" w:after="0" w:line="240" w:lineRule="auto"/>
      </w:pPr>
      <w:rPr>
        <w:b/>
        <w:bCs/>
        <w:color w:val="FFFFFF" w:themeColor="background1"/>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color="4F81BD" w:themeColor="accent1" w:sz="8" w:space="0"/>
        <w:bottom w:val="single" w:color="4F81BD" w:themeColor="accent1" w:sz="8" w:space="0"/>
      </w:tblBorders>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color="C0504D" w:themeColor="accent2" w:sz="8" w:space="0"/>
        <w:bottom w:val="single" w:color="C0504D" w:themeColor="accent2" w:sz="8" w:space="0"/>
      </w:tblBorders>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color="9BBB59" w:themeColor="accent3" w:sz="8" w:space="0"/>
        <w:bottom w:val="single" w:color="9BBB59" w:themeColor="accent3" w:sz="8" w:space="0"/>
      </w:tblBorders>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color="8064A2" w:themeColor="accent4" w:sz="8" w:space="0"/>
        <w:bottom w:val="single" w:color="8064A2" w:themeColor="accent4" w:sz="8" w:space="0"/>
      </w:tblBorders>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color="4BACC6" w:themeColor="accent5" w:sz="8" w:space="0"/>
        <w:bottom w:val="single" w:color="4BACC6" w:themeColor="accent5" w:sz="8" w:space="0"/>
      </w:tblBorders>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color="F79646" w:themeColor="accent6" w:sz="8" w:space="0"/>
        <w:bottom w:val="single" w:color="F79646" w:themeColor="accent6" w:sz="8" w:space="0"/>
      </w:tblBorders>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StylePr>
    <w:tblStylePr w:type="lastRow">
      <w:rPr>
        <w:b/>
        <w:bCs/>
      </w:rPr>
      <w:tblPr/>
      <w:tcPr>
        <w:tcBorders>
          <w:top w:val="single" w:color="404040" w:themeColor="text1" w:themeTint="BF" w:sz="18" w:space="0"/>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Pr>
    <w:tcPr>
      <w:shd w:val="clear" w:color="auto" w:fill="EFD3D2"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insideV w:val="single" w:color="B3CC82" w:themeColor="accent3" w:themeTint="BF" w:sz="8" w:space="0"/>
      </w:tblBorders>
    </w:tblPr>
    <w:tcPr>
      <w:shd w:val="clear" w:color="auto" w:fill="E6EED5" w:themeFill="accent3" w:themeFillTint="3F"/>
    </w:tcPr>
    <w:tblStylePr w:type="firstRow">
      <w:rPr>
        <w:b/>
        <w:bCs/>
      </w:rPr>
    </w:tblStylePr>
    <w:tblStylePr w:type="lastRow">
      <w:rPr>
        <w:b/>
        <w:bCs/>
      </w:rPr>
      <w:tblPr/>
      <w:tcPr>
        <w:tcBorders>
          <w:top w:val="single" w:color="B3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1"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Pr>
    <w:tcPr>
      <w:shd w:val="clear" w:color="auto" w:fill="FDE4D0"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color="4F81BD" w:themeColor="accent1" w:sz="6" w:space="0"/>
          <w:insideV w:val="single" w:color="4F81BD" w:themeColor="accent1" w:sz="6" w:space="0"/>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color="C0504D" w:themeColor="accent2" w:sz="6" w:space="0"/>
          <w:insideV w:val="single" w:color="C0504D" w:themeColor="accent2" w:sz="6" w:space="0"/>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color="9BBB59" w:themeColor="accent3" w:sz="6" w:space="0"/>
          <w:insideV w:val="single" w:color="9BBB59" w:themeColor="accent3" w:sz="6" w:space="0"/>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color="8064A2" w:themeColor="accent4" w:sz="6" w:space="0"/>
          <w:insideV w:val="single" w:color="8064A2" w:themeColor="accent4" w:sz="6" w:space="0"/>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color="4BACC6" w:themeColor="accent5" w:sz="6" w:space="0"/>
          <w:insideV w:val="single" w:color="4BACC6" w:themeColor="accent5" w:sz="6" w:space="0"/>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color="F79646" w:themeColor="accent6" w:sz="6" w:space="0"/>
          <w:insideV w:val="single" w:color="F79646" w:themeColor="accent6" w:sz="6" w:space="0"/>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3DFEE" w:themeFill="accen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F81BD" w:themeFill="accen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F81BD" w:themeFill="accen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BF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FD3D2" w:themeFill="accent2"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0504D" w:themeFill="accent2"/>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0504D" w:themeFill="accent2"/>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6EED5" w:themeFill="accent3"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BBB59" w:themeFill="accent3"/>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BBB59" w:themeFill="accent3"/>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FD8E8" w:themeFill="accent4"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064A2" w:themeFill="accent4"/>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064A2" w:themeFill="accent4"/>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1" w:themeFill="accent5"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BACC6" w:themeFill="accent5"/>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BACC6" w:themeFill="accent5"/>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E4D0" w:themeFill="accent6"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79646" w:themeFill="accent6"/>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79646" w:themeFill="accent6"/>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5F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6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A"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themeShade="99"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color="2C4C74" w:themeColor="accent1" w:themeShade="99" w:sz="4" w:space="0"/>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color="772C2A" w:themeColor="accent2" w:themeShade="99" w:sz="4" w:space="0"/>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color="5E7530" w:themeColor="accent3" w:themeShade="99" w:sz="4" w:space="0"/>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Pr>
    <w:tcPr>
      <w:shd w:val="clear" w:color="auto" w:fill="F2EFF6"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color="4C3B62" w:themeColor="accent4" w:themeShade="99" w:sz="4" w:space="0"/>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color="276A7C" w:themeColor="accent5" w:themeShade="99" w:sz="4" w:space="0"/>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color="B65608" w:themeColor="accent6" w:themeShade="99" w:sz="4" w:space="0"/>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color="FFFFFF" w:themeColor="background1" w:sz="12" w:space="0"/>
        </w:tcBorders>
        <w:shd w:val="clear" w:color="auto" w:fill="664E82" w:themeFill="accent4" w:themeFillShade="CC"/>
      </w:tcPr>
    </w:tblStylePr>
    <w:tblStylePr w:type="lastRow">
      <w:rPr>
        <w:b/>
        <w:bCs/>
        <w:color w:val="664E82"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color="FFFFFF" w:themeColor="background1" w:sz="12" w:space="0"/>
        </w:tcBorders>
        <w:shd w:val="clear" w:color="auto" w:fill="7E9C40" w:themeFill="accent3" w:themeFillShade="CC"/>
      </w:tcPr>
    </w:tblStylePr>
    <w:tblStylePr w:type="lastRow">
      <w:rPr>
        <w:b/>
        <w:bCs/>
        <w:color w:val="7E9C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color="FFFFFF" w:themeColor="background1" w:sz="12" w:space="0"/>
        </w:tcBorders>
        <w:shd w:val="clear" w:color="auto" w:fill="F2730A" w:themeFill="accent6" w:themeFillShade="CC"/>
      </w:tcPr>
    </w:tblStylePr>
    <w:tblStylePr w:type="lastRow">
      <w:rPr>
        <w:b/>
        <w:bCs/>
        <w:color w:val="F2730A"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color="FFFFFF" w:themeColor="background1" w:sz="12" w:space="0"/>
        </w:tcBorders>
        <w:shd w:val="clear" w:color="auto" w:fill="348DA5" w:themeFill="accent5" w:themeFillShade="CC"/>
      </w:tcPr>
    </w:tblStylePr>
    <w:tblStylePr w:type="lastRow">
      <w:rPr>
        <w:b/>
        <w:bCs/>
        <w:color w:val="348DA5"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BalloonText">
    <w:name w:val="Balloon Text"/>
    <w:basedOn w:val="Normal"/>
    <w:link w:val="BalloonTextChar"/>
    <w:uiPriority w:val="99"/>
    <w:semiHidden/>
    <w:unhideWhenUsed/>
    <w:rsid w:val="00470167"/>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470167"/>
    <w:rPr>
      <w:rFonts w:ascii="Segoe UI" w:hAnsi="Segoe UI" w:cs="Segoe UI"/>
      <w:sz w:val="18"/>
      <w:szCs w:val="18"/>
    </w:rPr>
  </w:style>
  <w:style w:type="character" w:styleId="CommentReference">
    <w:name w:val="annotation reference"/>
    <w:basedOn w:val="DefaultParagraphFont"/>
    <w:uiPriority w:val="99"/>
    <w:semiHidden/>
    <w:unhideWhenUsed/>
    <w:rsid w:val="004B00E2"/>
    <w:rPr>
      <w:sz w:val="16"/>
      <w:szCs w:val="16"/>
    </w:rPr>
  </w:style>
  <w:style w:type="paragraph" w:styleId="CommentText">
    <w:name w:val="annotation text"/>
    <w:basedOn w:val="Normal"/>
    <w:link w:val="CommentTextChar"/>
    <w:uiPriority w:val="99"/>
    <w:unhideWhenUsed/>
    <w:rsid w:val="004B00E2"/>
    <w:pPr>
      <w:spacing w:line="240" w:lineRule="auto"/>
    </w:pPr>
    <w:rPr>
      <w:sz w:val="20"/>
      <w:szCs w:val="20"/>
    </w:rPr>
  </w:style>
  <w:style w:type="character" w:styleId="CommentTextChar" w:customStyle="1">
    <w:name w:val="Comment Text Char"/>
    <w:basedOn w:val="DefaultParagraphFont"/>
    <w:link w:val="CommentText"/>
    <w:uiPriority w:val="99"/>
    <w:rsid w:val="004B00E2"/>
    <w:rPr>
      <w:sz w:val="20"/>
      <w:szCs w:val="20"/>
    </w:rPr>
  </w:style>
  <w:style w:type="paragraph" w:styleId="CommentSubject">
    <w:name w:val="annotation subject"/>
    <w:basedOn w:val="CommentText"/>
    <w:next w:val="CommentText"/>
    <w:link w:val="CommentSubjectChar"/>
    <w:uiPriority w:val="99"/>
    <w:semiHidden/>
    <w:unhideWhenUsed/>
    <w:rsid w:val="004B00E2"/>
    <w:rPr>
      <w:b/>
      <w:bCs/>
    </w:rPr>
  </w:style>
  <w:style w:type="character" w:styleId="CommentSubjectChar" w:customStyle="1">
    <w:name w:val="Comment Subject Char"/>
    <w:basedOn w:val="CommentTextChar"/>
    <w:link w:val="CommentSubject"/>
    <w:uiPriority w:val="99"/>
    <w:semiHidden/>
    <w:rsid w:val="004B00E2"/>
    <w:rPr>
      <w:b/>
      <w:bCs/>
      <w:sz w:val="20"/>
      <w:szCs w:val="20"/>
    </w:rPr>
  </w:style>
  <w:style w:type="paragraph" w:styleId="Revision">
    <w:name w:val="Revision"/>
    <w:hidden/>
    <w:uiPriority w:val="99"/>
    <w:semiHidden/>
    <w:rsid w:val="00E06ABF"/>
    <w:pPr>
      <w:spacing w:after="0" w:line="240" w:lineRule="auto"/>
    </w:pPr>
  </w:style>
  <w:style w:type="paragraph" w:styleId="NormalWeb">
    <w:name w:val="Normal (Web)"/>
    <w:basedOn w:val="Normal"/>
    <w:uiPriority w:val="99"/>
    <w:unhideWhenUsed/>
    <w:rsid w:val="00AC6DB9"/>
    <w:pPr>
      <w:spacing w:before="100" w:beforeAutospacing="1" w:after="100" w:afterAutospacing="1" w:line="240" w:lineRule="auto"/>
    </w:pPr>
    <w:rPr>
      <w:rFonts w:ascii="Times New Roman" w:hAnsi="Times New Roman" w:eastAsia="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618897">
      <w:bodyDiv w:val="1"/>
      <w:marLeft w:val="0"/>
      <w:marRight w:val="0"/>
      <w:marTop w:val="0"/>
      <w:marBottom w:val="0"/>
      <w:divBdr>
        <w:top w:val="none" w:sz="0" w:space="0" w:color="auto"/>
        <w:left w:val="none" w:sz="0" w:space="0" w:color="auto"/>
        <w:bottom w:val="none" w:sz="0" w:space="0" w:color="auto"/>
        <w:right w:val="none" w:sz="0" w:space="0" w:color="auto"/>
      </w:divBdr>
    </w:div>
    <w:div w:id="111641292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microsoft.com/office/2016/09/relationships/commentsIds" Target="commentsIds.xml" Id="rId13" /><Relationship Type="http://schemas.openxmlformats.org/officeDocument/2006/relationships/theme" Target="theme/theme1.xml" Id="rId18" /><Relationship Type="http://schemas.openxmlformats.org/officeDocument/2006/relationships/customXml" Target="../customXml/item3.xml" Id="rId3" /><Relationship Type="http://schemas.openxmlformats.org/officeDocument/2006/relationships/settings" Target="settings.xml" Id="rId7" /><Relationship Type="http://schemas.microsoft.com/office/2011/relationships/commentsExtended" Target="commentsExtended.xml" Id="rId12" /><Relationship Type="http://schemas.microsoft.com/office/2011/relationships/people" Target="people.xml" Id="rId17" /><Relationship Type="http://schemas.openxmlformats.org/officeDocument/2006/relationships/customXml" Target="../customXml/item2.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comments" Target="comments.xml" Id="rId11" /><Relationship Type="http://schemas.openxmlformats.org/officeDocument/2006/relationships/numbering" Target="numbering.xml" Id="rId5" /><Relationship Type="http://schemas.openxmlformats.org/officeDocument/2006/relationships/image" Target="media/image4.png" Id="rId15" /><Relationship Type="http://schemas.openxmlformats.org/officeDocument/2006/relationships/image" Target="media/image2.png" Id="rId10" /><Relationship Type="http://schemas.microsoft.com/office/2018/08/relationships/commentsExtensible" Target="commentsExtensible.xml" Id="rId19" /><Relationship Type="http://schemas.openxmlformats.org/officeDocument/2006/relationships/customXml" Target="../customXml/item4.xml" Id="rId4" /><Relationship Type="http://schemas.openxmlformats.org/officeDocument/2006/relationships/image" Target="media/image1.jpeg" Id="rId9" /><Relationship Type="http://schemas.openxmlformats.org/officeDocument/2006/relationships/image" Target="media/image3.png" Id="rId14" /><Relationship Type="http://schemas.microsoft.com/office/2020/10/relationships/intelligence" Target="intelligence2.xml" Id="R3dacd6a3ee254ef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d3b09fe8-ec40-41ca-a107-3da921189919" xsi:nil="true"/>
    <lcf76f155ced4ddcb4097134ff3c332f xmlns="fa3602af-942b-4e1a-859f-52cbc6cc1255">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175E2BFA9150459EF5376F583B8FFA" ma:contentTypeVersion="12" ma:contentTypeDescription="Create a new document." ma:contentTypeScope="" ma:versionID="163e00a5939e8a06dbd4e3b13c054bed">
  <xsd:schema xmlns:xsd="http://www.w3.org/2001/XMLSchema" xmlns:xs="http://www.w3.org/2001/XMLSchema" xmlns:p="http://schemas.microsoft.com/office/2006/metadata/properties" xmlns:ns2="fa3602af-942b-4e1a-859f-52cbc6cc1255" xmlns:ns3="d3b09fe8-ec40-41ca-a107-3da921189919" targetNamespace="http://schemas.microsoft.com/office/2006/metadata/properties" ma:root="true" ma:fieldsID="3afe9e2a7ef789b479e83da20cf16306" ns2:_="" ns3:_="">
    <xsd:import namespace="fa3602af-942b-4e1a-859f-52cbc6cc1255"/>
    <xsd:import namespace="d3b09fe8-ec40-41ca-a107-3da92118991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602af-942b-4e1a-859f-52cbc6cc12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c60c636c-32f5-4d9a-8fd2-3233ed0759be"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b09fe8-ec40-41ca-a107-3da921189919"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b67c9e2c-e41e-40c7-9831-052a68ea39b6}" ma:internalName="TaxCatchAll" ma:showField="CatchAllData" ma:web="d3b09fe8-ec40-41ca-a107-3da92118991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F215E5-2A50-4BB2-B5CC-CAD985D48937}">
  <ds:schemaRefs>
    <ds:schemaRef ds:uri="http://schemas.microsoft.com/office/2006/metadata/properties"/>
    <ds:schemaRef ds:uri="http://schemas.microsoft.com/office/infopath/2007/PartnerControls"/>
    <ds:schemaRef ds:uri="d3b09fe8-ec40-41ca-a107-3da921189919"/>
    <ds:schemaRef ds:uri="fa3602af-942b-4e1a-859f-52cbc6cc1255"/>
  </ds:schemaRefs>
</ds:datastoreItem>
</file>

<file path=customXml/itemProps2.xml><?xml version="1.0" encoding="utf-8"?>
<ds:datastoreItem xmlns:ds="http://schemas.openxmlformats.org/officeDocument/2006/customXml" ds:itemID="{2C981B22-49CC-49D0-9361-EEDA66EC2556}">
  <ds:schemaRefs>
    <ds:schemaRef ds:uri="http://schemas.microsoft.com/sharepoint/v3/contenttype/forms"/>
  </ds:schemaRefs>
</ds:datastoreItem>
</file>

<file path=customXml/itemProps3.xml><?xml version="1.0" encoding="utf-8"?>
<ds:datastoreItem xmlns:ds="http://schemas.openxmlformats.org/officeDocument/2006/customXml" ds:itemID="{20F13642-24CE-44C3-AD0F-EC753AC52F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3602af-942b-4e1a-859f-52cbc6cc1255"/>
    <ds:schemaRef ds:uri="d3b09fe8-ec40-41ca-a107-3da9211899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0D8ADB3-DF39-44EB-B278-C38BDB50D23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Manager/>
  <ap:Company/>
  <ap:SharedDoc>false</ap:SharedDoc>
  <ap:HyperlinkBase/>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python-docx</dc:creator>
  <keywords/>
  <dc:description>generated by python-docx</dc:description>
  <lastModifiedBy>Madhuri Malani</lastModifiedBy>
  <revision>6</revision>
  <dcterms:created xsi:type="dcterms:W3CDTF">2024-11-13T14:23:00.0000000Z</dcterms:created>
  <dcterms:modified xsi:type="dcterms:W3CDTF">2024-12-03T04:48:12.2647456Z</dcterms:modified>
  <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0x01010079175E2BFA9150459EF5376F583B8FFA</vt:lpwstr>
  </property>
  <property fmtid="{D5CDD505-2E9C-101B-9397-08002B2CF9AE}" pid="3" name="MediaServiceImageTags">
    <vt:lpwstr/>
  </property>
</Properties>
</file>