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B13168" w:rsidR="004D6DFD" w:rsidP="007F0974" w:rsidRDefault="007F0974" w14:paraId="2909F637" w14:textId="56D65EE5">
      <w:pPr>
        <w:pStyle w:val="Heading1"/>
        <w:rPr>
          <w:b/>
          <w:bCs/>
          <w:color w:val="auto"/>
        </w:rPr>
      </w:pPr>
      <w:bookmarkStart w:name="_GoBack" w:id="0"/>
      <w:bookmarkEnd w:id="0"/>
      <w:r w:rsidRPr="63250677">
        <w:rPr>
          <w:b/>
          <w:bCs/>
          <w:color w:val="auto"/>
        </w:rPr>
        <w:t>Lesson 2: Classifying Elements</w:t>
      </w:r>
    </w:p>
    <w:p w:rsidRPr="002F6907" w:rsidR="00877470" w:rsidP="00877470" w:rsidRDefault="00877470" w14:paraId="790361F6" w14:textId="12570A6A"/>
    <w:p w:rsidRPr="002F6907" w:rsidR="00F52AC7" w:rsidP="00CD13E1" w:rsidRDefault="001819B9" w14:paraId="36282474" w14:textId="126B9F23">
      <w:pPr>
        <w:jc w:val="center"/>
      </w:pPr>
      <w:commentRangeStart w:id="1"/>
      <w:r w:rsidRPr="00F47FCD">
        <w:rPr>
          <w:noProof/>
        </w:rPr>
        <w:drawing>
          <wp:inline distT="0" distB="0" distL="0" distR="0" wp14:anchorId="4FC989A4" wp14:editId="4162A69B">
            <wp:extent cx="5556250" cy="3611562"/>
            <wp:effectExtent l="0" t="0" r="6350" b="8255"/>
            <wp:docPr id="9" name="Picture 1" descr="Groups of the periodic system of chemical elements. s, p, d, f blocks. Alkali metals, alkaline earth metals, halogens, noble gases. Periods.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s of the periodic system of chemical elements. s, p, d, f blocks. Alkali metals, alkaline earth metals, halogens, noble gases. Periods. Vector illustr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1334" cy="3621367"/>
                    </a:xfrm>
                    <a:prstGeom prst="rect">
                      <a:avLst/>
                    </a:prstGeom>
                    <a:noFill/>
                    <a:ln>
                      <a:noFill/>
                    </a:ln>
                  </pic:spPr>
                </pic:pic>
              </a:graphicData>
            </a:graphic>
          </wp:inline>
        </w:drawing>
      </w:r>
      <w:commentRangeEnd w:id="1"/>
      <w:r w:rsidR="00CD13E1">
        <w:rPr>
          <w:rStyle w:val="CommentReference"/>
        </w:rPr>
        <w:commentReference w:id="1"/>
      </w:r>
    </w:p>
    <w:p w:rsidRPr="00B13168" w:rsidR="001819B9" w:rsidP="00CD13E1" w:rsidRDefault="001819B9" w14:paraId="45C4B125" w14:textId="6B9C9705">
      <w:pPr>
        <w:jc w:val="center"/>
      </w:pPr>
      <w:r w:rsidRPr="00B13168">
        <w:t>Figure 5.</w:t>
      </w:r>
      <w:r w:rsidR="008E6191">
        <w:t>5</w:t>
      </w:r>
      <w:r w:rsidRPr="00B13168" w:rsidR="00B13168">
        <w:t>.</w:t>
      </w:r>
      <w:r w:rsidRPr="00B13168">
        <w:t xml:space="preserve"> Classification of </w:t>
      </w:r>
      <w:r w:rsidRPr="00B13168" w:rsidR="00387557">
        <w:t xml:space="preserve">elements in </w:t>
      </w:r>
      <w:r w:rsidRPr="00B13168" w:rsidR="000771E8">
        <w:t xml:space="preserve">the </w:t>
      </w:r>
      <w:r w:rsidRPr="00B13168" w:rsidR="00387557">
        <w:t>periodic tabl</w:t>
      </w:r>
      <w:r w:rsidRPr="00B13168">
        <w:t>e</w:t>
      </w:r>
    </w:p>
    <w:p w:rsidRPr="002F6907" w:rsidR="007F0974" w:rsidP="007F0974" w:rsidRDefault="007F0974" w14:paraId="7E377571" w14:textId="77777777"/>
    <w:p w:rsidRPr="00CD13E1" w:rsidR="007F0974" w:rsidP="007F0974" w:rsidRDefault="007F0974" w14:paraId="30A16B9C" w14:textId="77777777">
      <w:pPr>
        <w:pStyle w:val="Heading2"/>
        <w:rPr>
          <w:b/>
          <w:bCs/>
        </w:rPr>
      </w:pPr>
      <w:r w:rsidRPr="63250677">
        <w:rPr>
          <w:color w:val="auto"/>
          <w:highlight w:val="yellow"/>
        </w:rPr>
        <w:t>&lt;H1&gt;</w:t>
      </w:r>
      <w:r w:rsidRPr="63250677">
        <w:rPr>
          <w:color w:val="auto"/>
        </w:rPr>
        <w:t xml:space="preserve"> </w:t>
      </w:r>
      <w:r w:rsidRPr="63250677">
        <w:rPr>
          <w:b/>
          <w:bCs/>
          <w:color w:val="auto"/>
        </w:rPr>
        <w:t>Essential Question</w:t>
      </w:r>
    </w:p>
    <w:p w:rsidRPr="002F6907" w:rsidR="007F0974" w:rsidP="007F0974" w:rsidRDefault="007F0974" w14:paraId="3BAA0761" w14:textId="15624AB7">
      <w:r w:rsidRPr="002F6907">
        <w:t xml:space="preserve">How do </w:t>
      </w:r>
      <w:r w:rsidRPr="002F6907" w:rsidR="002F2C59">
        <w:t>you</w:t>
      </w:r>
      <w:r w:rsidRPr="002F6907">
        <w:t xml:space="preserve"> use the periodic table to predict the properties of elements?</w:t>
      </w:r>
    </w:p>
    <w:p w:rsidRPr="00CD13E1" w:rsidR="007F0974" w:rsidP="007F0974" w:rsidRDefault="007F0974" w14:paraId="04E9E790" w14:textId="05E3EECF">
      <w:pPr>
        <w:pStyle w:val="Heading2"/>
        <w:rPr>
          <w:b w:val="1"/>
          <w:bCs w:val="1"/>
          <w:color w:val="auto"/>
        </w:rPr>
      </w:pPr>
      <w:r w:rsidRPr="05DEA9AA" w:rsidR="5F69CF63">
        <w:rPr>
          <w:color w:val="auto"/>
          <w:highlight w:val="yellow"/>
        </w:rPr>
        <w:t>&lt;H1&gt;</w:t>
      </w:r>
      <w:r w:rsidRPr="05DEA9AA" w:rsidR="5F69CF63">
        <w:rPr>
          <w:color w:val="auto"/>
        </w:rPr>
        <w:t xml:space="preserve"> </w:t>
      </w:r>
      <w:r w:rsidRPr="05DEA9AA" w:rsidR="5F69CF63">
        <w:rPr>
          <w:b w:val="1"/>
          <w:bCs w:val="1"/>
          <w:color w:val="auto"/>
        </w:rPr>
        <w:t>Big Idea</w:t>
      </w:r>
    </w:p>
    <w:p w:rsidR="007F0974" w:rsidP="007F0974" w:rsidRDefault="007F0974" w14:paraId="1C653231" w14:textId="458A9433">
      <w:r>
        <w:t xml:space="preserve">The periodic table is a </w:t>
      </w:r>
      <w:r w:rsidR="008F2E50">
        <w:t xml:space="preserve">chart of elements </w:t>
      </w:r>
      <w:r w:rsidR="00360200">
        <w:t>organized according to their atomic numbers</w:t>
      </w:r>
      <w:r w:rsidR="00A56A48">
        <w:t xml:space="preserve"> and reoccurring</w:t>
      </w:r>
      <w:r>
        <w:t xml:space="preserve"> </w:t>
      </w:r>
      <w:r w:rsidR="00A56A48">
        <w:t xml:space="preserve">chemical </w:t>
      </w:r>
      <w:r>
        <w:t>properties.</w:t>
      </w:r>
    </w:p>
    <w:p w:rsidRPr="00A135EC" w:rsidR="00C01C42" w:rsidP="00C01C42" w:rsidRDefault="00C01C42" w14:paraId="53442B72" w14:textId="77777777">
      <w:pPr>
        <w:pStyle w:val="Heading2"/>
        <w:rPr>
          <w:b/>
          <w:bCs/>
          <w:color w:val="auto"/>
        </w:rPr>
      </w:pPr>
      <w:r w:rsidRPr="63250677">
        <w:rPr>
          <w:color w:val="auto"/>
          <w:highlight w:val="yellow"/>
        </w:rPr>
        <w:t>&lt;H1&gt;</w:t>
      </w:r>
      <w:r w:rsidRPr="63250677">
        <w:rPr>
          <w:color w:val="auto"/>
        </w:rPr>
        <w:t xml:space="preserve"> </w:t>
      </w:r>
      <w:r w:rsidRPr="63250677">
        <w:rPr>
          <w:b/>
          <w:bCs/>
          <w:color w:val="auto"/>
        </w:rPr>
        <w:t>Lesson Objectives</w:t>
      </w:r>
    </w:p>
    <w:p w:rsidRPr="002F6907" w:rsidR="00C01C42" w:rsidP="00C01C42" w:rsidRDefault="00C01C42" w14:paraId="79439DD6" w14:textId="77777777">
      <w:r w:rsidRPr="002F6907">
        <w:t xml:space="preserve">By the end of the lesson, </w:t>
      </w:r>
      <w:r>
        <w:t>I</w:t>
      </w:r>
      <w:r w:rsidRPr="002F6907">
        <w:t xml:space="preserve"> will be able to:</w:t>
      </w:r>
    </w:p>
    <w:p w:rsidRPr="002F6907" w:rsidR="00C01C42" w:rsidP="00C01C42" w:rsidRDefault="00C01C42" w14:paraId="320B0A63" w14:textId="77777777">
      <w:pPr>
        <w:pStyle w:val="NoSpacing"/>
        <w:numPr>
          <w:ilvl w:val="0"/>
          <w:numId w:val="4"/>
        </w:numPr>
      </w:pPr>
      <w:r>
        <w:t>Identify the different groups and periods on the periodic table.</w:t>
      </w:r>
    </w:p>
    <w:p w:rsidRPr="002F6907" w:rsidR="00C01C42" w:rsidP="00C01C42" w:rsidRDefault="00C01C42" w14:paraId="6C9A4450" w14:textId="77777777">
      <w:pPr>
        <w:pStyle w:val="NoSpacing"/>
        <w:numPr>
          <w:ilvl w:val="0"/>
          <w:numId w:val="4"/>
        </w:numPr>
      </w:pPr>
      <w:r>
        <w:t>Relate the position of an element on the periodic table to its properties.</w:t>
      </w:r>
    </w:p>
    <w:p w:rsidRPr="002F6907" w:rsidR="00C01C42" w:rsidP="00C01C42" w:rsidRDefault="00C01C42" w14:paraId="753BB4C9" w14:textId="77777777">
      <w:pPr>
        <w:pStyle w:val="NoSpacing"/>
        <w:numPr>
          <w:ilvl w:val="0"/>
          <w:numId w:val="4"/>
        </w:numPr>
      </w:pPr>
      <w:r>
        <w:t>Analyze the relationship between electron configuration and the chemical properties of elements.</w:t>
      </w:r>
    </w:p>
    <w:p w:rsidRPr="002F6907" w:rsidR="00C01C42" w:rsidP="007F0974" w:rsidRDefault="00C01C42" w14:paraId="70644F54" w14:textId="77777777"/>
    <w:p w:rsidRPr="00CD13E1" w:rsidR="007F0974" w:rsidP="007F0974" w:rsidRDefault="007F0974" w14:paraId="71434216" w14:textId="5FA81E9C" w14:noSpellErr="1">
      <w:pPr>
        <w:pStyle w:val="Heading2"/>
        <w:rPr>
          <w:b w:val="1"/>
          <w:bCs w:val="1"/>
          <w:color w:val="auto"/>
        </w:rPr>
      </w:pPr>
      <w:r w:rsidRPr="05DEA9AA" w:rsidR="5F69CF63">
        <w:rPr>
          <w:color w:val="auto"/>
          <w:highlight w:val="yellow"/>
        </w:rPr>
        <w:t>&lt;H1&gt;</w:t>
      </w:r>
      <w:r w:rsidRPr="05DEA9AA" w:rsidR="5F69CF63">
        <w:rPr>
          <w:color w:val="auto"/>
        </w:rPr>
        <w:t xml:space="preserve"> </w:t>
      </w:r>
      <w:r w:rsidRPr="05DEA9AA" w:rsidR="218015A1">
        <w:rPr>
          <w:b w:val="1"/>
          <w:bCs w:val="1"/>
          <w:color w:val="auto"/>
        </w:rPr>
        <w:t>Curiosity Corner</w:t>
      </w:r>
      <w:commentRangeStart w:id="757814648"/>
      <w:commentRangeEnd w:id="757814648"/>
      <w:r>
        <w:rPr>
          <w:rStyle w:val="CommentReference"/>
        </w:rPr>
        <w:commentReference w:id="757814648"/>
      </w:r>
    </w:p>
    <w:p w:rsidRPr="002F6907" w:rsidR="00877470" w:rsidP="00537E29" w:rsidRDefault="00877470" w14:paraId="5D181F0F" w14:textId="4432CD4C">
      <w:pPr>
        <w:jc w:val="center"/>
      </w:pPr>
      <w:commentRangeStart w:id="2"/>
      <w:r w:rsidRPr="00F47FCD">
        <w:rPr>
          <w:noProof/>
        </w:rPr>
        <w:drawing>
          <wp:inline distT="0" distB="0" distL="0" distR="0" wp14:anchorId="656452FB" wp14:editId="1A4CFD16">
            <wp:extent cx="2928399" cy="19494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4467" cy="1953489"/>
                    </a:xfrm>
                    <a:prstGeom prst="rect">
                      <a:avLst/>
                    </a:prstGeom>
                  </pic:spPr>
                </pic:pic>
              </a:graphicData>
            </a:graphic>
          </wp:inline>
        </w:drawing>
      </w:r>
      <w:commentRangeEnd w:id="2"/>
      <w:r w:rsidR="00CD13E1">
        <w:rPr>
          <w:rStyle w:val="CommentReference"/>
        </w:rPr>
        <w:commentReference w:id="2"/>
      </w:r>
    </w:p>
    <w:p w:rsidRPr="002F6907" w:rsidR="00F52AC7" w:rsidP="00537E29" w:rsidRDefault="00F52AC7" w14:paraId="6BFAB71F" w14:textId="38CC6517">
      <w:pPr>
        <w:jc w:val="center"/>
      </w:pPr>
      <w:r w:rsidR="4AC2571B">
        <w:rPr/>
        <w:t>Figure 5.</w:t>
      </w:r>
      <w:r w:rsidR="0B04FDC3">
        <w:rPr/>
        <w:t>6</w:t>
      </w:r>
      <w:r w:rsidR="004724AB">
        <w:rPr/>
        <w:t>.</w:t>
      </w:r>
      <w:r w:rsidRPr="05DEA9AA" w:rsidR="4AC2571B">
        <w:rPr>
          <w:color w:val="FF0000"/>
        </w:rPr>
        <w:t xml:space="preserve"> </w:t>
      </w:r>
      <w:r w:rsidR="4AC2571B">
        <w:rPr/>
        <w:t xml:space="preserve">A tractor spreading </w:t>
      </w:r>
      <w:del w:author="Micah Newman" w:date="2024-11-18T22:55:00.38Z" w:id="1415293216">
        <w:r w:rsidDel="4AC2571B">
          <w:delText xml:space="preserve">road </w:delText>
        </w:r>
      </w:del>
      <w:r w:rsidR="4AC2571B">
        <w:rPr/>
        <w:t>salts</w:t>
      </w:r>
      <w:r w:rsidR="4AC2571B">
        <w:rPr/>
        <w:t xml:space="preserve"> on a snowy road</w:t>
      </w:r>
      <w:r w:rsidR="0061E6EF">
        <w:rPr/>
        <w:t>.</w:t>
      </w:r>
    </w:p>
    <w:p w:rsidRPr="002F6907" w:rsidR="007F0974" w:rsidP="007F0974" w:rsidRDefault="007F0974" w14:paraId="3C4B405A" w14:textId="1E0C75A7" w14:noSpellErr="1">
      <w:r w:rsidR="5F69CF63">
        <w:rPr/>
        <w:t>In northern countries where winters are extremely cold, roads and sidewalks often become hazardous due to ice and snow. To make them safer for pedestrians and drivers, road salt is spread to melt the ice. These salts, such as sodium chloride</w:t>
      </w:r>
      <w:r w:rsidR="4D32934E">
        <w:rPr/>
        <w:t xml:space="preserve"> (NaCl)</w:t>
      </w:r>
      <w:r w:rsidR="5F69CF63">
        <w:rPr/>
        <w:t>, magnesium chloride</w:t>
      </w:r>
      <w:r w:rsidR="4D32934E">
        <w:rPr/>
        <w:t xml:space="preserve"> (MgCl</w:t>
      </w:r>
      <w:r w:rsidRPr="05DEA9AA" w:rsidR="4D32934E">
        <w:rPr>
          <w:vertAlign w:val="subscript"/>
        </w:rPr>
        <w:t>2</w:t>
      </w:r>
      <w:r w:rsidR="4D32934E">
        <w:rPr/>
        <w:t>)</w:t>
      </w:r>
      <w:r w:rsidR="5F69CF63">
        <w:rPr/>
        <w:t>, and calcium chloride</w:t>
      </w:r>
      <w:r w:rsidR="4D32934E">
        <w:rPr/>
        <w:t xml:space="preserve"> (CaCl</w:t>
      </w:r>
      <w:r w:rsidRPr="05DEA9AA" w:rsidR="4D32934E">
        <w:rPr>
          <w:vertAlign w:val="subscript"/>
        </w:rPr>
        <w:t>2</w:t>
      </w:r>
      <w:r w:rsidR="4D32934E">
        <w:rPr/>
        <w:t>)</w:t>
      </w:r>
      <w:r w:rsidR="5F69CF63">
        <w:rPr/>
        <w:t>, are made up of different elements, yet they all share something in common</w:t>
      </w:r>
      <w:r w:rsidR="1416C342">
        <w:rPr/>
        <w:t xml:space="preserve"> – </w:t>
      </w:r>
      <w:r w:rsidR="5F69CF63">
        <w:rPr/>
        <w:t>chloride. But what about the elements combined with chloride? Sodium, magnesium, and calcium</w:t>
      </w:r>
      <w:r w:rsidR="1416C342">
        <w:rPr/>
        <w:t xml:space="preserve"> – </w:t>
      </w:r>
      <w:r w:rsidR="5F69CF63">
        <w:rPr/>
        <w:t xml:space="preserve">what </w:t>
      </w:r>
      <w:r w:rsidR="32052C81">
        <w:rPr/>
        <w:t xml:space="preserve">chemical </w:t>
      </w:r>
      <w:commentRangeStart w:id="1168762385"/>
      <w:r w:rsidR="32052C81">
        <w:rPr/>
        <w:t xml:space="preserve">phenomena </w:t>
      </w:r>
      <w:commentRangeEnd w:id="1168762385"/>
      <w:r>
        <w:rPr>
          <w:rStyle w:val="CommentReference"/>
        </w:rPr>
        <w:commentReference w:id="1168762385"/>
      </w:r>
      <w:r w:rsidR="5F69CF63">
        <w:rPr/>
        <w:t xml:space="preserve">do they have in common, and how do these </w:t>
      </w:r>
      <w:r w:rsidR="32052C81">
        <w:rPr/>
        <w:t xml:space="preserve">phenomena </w:t>
      </w:r>
      <w:r w:rsidR="5F69CF63">
        <w:rPr/>
        <w:t>help them work as effective deicing agents?</w:t>
      </w:r>
    </w:p>
    <w:p w:rsidRPr="002F6907" w:rsidR="007F0974" w:rsidP="63250677" w:rsidRDefault="007F0974" w14:paraId="7F9E3087" w14:textId="004AA615"/>
    <w:p w:rsidRPr="00730DB9" w:rsidR="007F0974" w:rsidP="007F0974" w:rsidRDefault="007F0974" w14:paraId="72B8A4A6" w14:textId="77777777">
      <w:pPr>
        <w:pStyle w:val="Heading2"/>
        <w:rPr>
          <w:b/>
          <w:bCs/>
          <w:color w:val="auto"/>
        </w:rPr>
      </w:pPr>
      <w:r w:rsidRPr="63250677">
        <w:rPr>
          <w:color w:val="auto"/>
          <w:highlight w:val="yellow"/>
        </w:rPr>
        <w:t>&lt;H1&gt;</w:t>
      </w:r>
      <w:r w:rsidRPr="63250677">
        <w:rPr>
          <w:color w:val="auto"/>
        </w:rPr>
        <w:t xml:space="preserve"> </w:t>
      </w:r>
      <w:r w:rsidRPr="63250677">
        <w:rPr>
          <w:b/>
          <w:bCs/>
          <w:color w:val="auto"/>
        </w:rPr>
        <w:t>Key Vocabulary</w:t>
      </w:r>
    </w:p>
    <w:p w:rsidRPr="002F6907" w:rsidR="007F0974" w:rsidP="007F0974" w:rsidRDefault="007F0974" w14:paraId="30916D04" w14:textId="273DAEA6">
      <w:pPr>
        <w:pStyle w:val="NoSpacing"/>
      </w:pPr>
      <w:r w:rsidRPr="002F6907">
        <w:t>Lewis dot structure</w:t>
      </w:r>
      <w:r w:rsidR="00192693">
        <w:t>-</w:t>
      </w:r>
      <w:r w:rsidRPr="00192693" w:rsidR="00192693">
        <w:t xml:space="preserve"> </w:t>
      </w:r>
      <w:r w:rsidRPr="5CA7DDF2" w:rsidR="00192693">
        <w:t>A diagram showing an element's symbol surrounded by dots representing its valence electrons, useful for visualizing bonding.</w:t>
      </w:r>
    </w:p>
    <w:p w:rsidRPr="002F6907" w:rsidR="007F0974" w:rsidP="007F0974" w:rsidRDefault="007F0974" w14:paraId="560FFDE8" w14:textId="408AC527" w14:noSpellErr="1">
      <w:pPr>
        <w:pStyle w:val="NoSpacing"/>
      </w:pPr>
      <w:commentRangeStart w:id="375507595"/>
      <w:r w:rsidR="5F69CF63">
        <w:rPr/>
        <w:t>Groups and periods</w:t>
      </w:r>
      <w:r w:rsidR="046963C0">
        <w:rPr/>
        <w:t>-</w:t>
      </w:r>
      <w:r w:rsidR="046963C0">
        <w:rPr/>
        <w:t xml:space="preserve"> </w:t>
      </w:r>
      <w:r w:rsidR="046963C0">
        <w:rPr/>
        <w:t xml:space="preserve">Groups are vertical columns in the periodic table where elements have </w:t>
      </w:r>
      <w:r w:rsidR="046963C0">
        <w:rPr/>
        <w:t>similar properties</w:t>
      </w:r>
      <w:r w:rsidR="046963C0">
        <w:rPr/>
        <w:t>, and periods are horizontal rows where properties gradually change.</w:t>
      </w:r>
      <w:commentRangeEnd w:id="375507595"/>
      <w:r>
        <w:rPr>
          <w:rStyle w:val="CommentReference"/>
        </w:rPr>
        <w:commentReference w:id="375507595"/>
      </w:r>
    </w:p>
    <w:p w:rsidRPr="002F6907" w:rsidR="007F0974" w:rsidP="007F0974" w:rsidRDefault="007F0974" w14:paraId="3E8C83C0" w14:textId="29972C44">
      <w:pPr>
        <w:pStyle w:val="NoSpacing"/>
      </w:pPr>
      <w:r w:rsidRPr="002F6907">
        <w:t>Metals</w:t>
      </w:r>
      <w:r w:rsidR="00192693">
        <w:t>-</w:t>
      </w:r>
      <w:r w:rsidRPr="00192693" w:rsidR="00192693">
        <w:rPr>
          <w:rFonts w:cstheme="minorHAnsi"/>
        </w:rPr>
        <w:t xml:space="preserve"> </w:t>
      </w:r>
      <w:r w:rsidRPr="00B75721" w:rsidR="00192693">
        <w:rPr>
          <w:rFonts w:cstheme="minorHAnsi"/>
        </w:rPr>
        <w:t>Elements, typically on the left side of the periodic table, characterized by high conductivity, malleability, and the tendency to lose electrons.</w:t>
      </w:r>
    </w:p>
    <w:p w:rsidRPr="00B75721" w:rsidR="00192693" w:rsidP="00192693" w:rsidRDefault="007F0974" w14:paraId="39164ABD" w14:textId="7B690D62">
      <w:pPr>
        <w:pStyle w:val="NoSpacing"/>
        <w:widowControl w:val="0"/>
        <w:autoSpaceDE w:val="0"/>
        <w:autoSpaceDN w:val="0"/>
      </w:pPr>
      <w:r w:rsidRPr="002F6907">
        <w:t>Metalloids</w:t>
      </w:r>
      <w:r w:rsidR="00192693">
        <w:t>-</w:t>
      </w:r>
      <w:r w:rsidRPr="00192693" w:rsidR="00192693">
        <w:t xml:space="preserve"> </w:t>
      </w:r>
      <w:r w:rsidRPr="5CA7DDF2" w:rsidR="00192693">
        <w:t>Elements with properties between metals and nonmetals located along the “staircase” line on the periodic table.</w:t>
      </w:r>
    </w:p>
    <w:p w:rsidRPr="00B75721" w:rsidR="00192693" w:rsidP="00192693" w:rsidRDefault="007F0974" w14:paraId="0E32565C" w14:textId="666F3929">
      <w:pPr>
        <w:pStyle w:val="NoSpacing"/>
        <w:widowControl w:val="0"/>
        <w:autoSpaceDE w:val="0"/>
        <w:autoSpaceDN w:val="0"/>
      </w:pPr>
      <w:r w:rsidRPr="002F6907">
        <w:t>Nonmetals</w:t>
      </w:r>
      <w:r w:rsidR="00192693">
        <w:t>-</w:t>
      </w:r>
      <w:r w:rsidRPr="00192693" w:rsidR="00192693">
        <w:t xml:space="preserve"> </w:t>
      </w:r>
      <w:r w:rsidRPr="5CA7DDF2" w:rsidR="00192693">
        <w:t>Elements generally found on the right side of the periodic table; they tend to gain or share electrons and are often insulators.</w:t>
      </w:r>
    </w:p>
    <w:p w:rsidRPr="00B75721" w:rsidR="00192693" w:rsidP="00192693" w:rsidRDefault="007F0974" w14:paraId="40F8ED54" w14:textId="4EB877C8">
      <w:pPr>
        <w:pStyle w:val="NoSpacing"/>
        <w:widowControl w:val="0"/>
        <w:autoSpaceDE w:val="0"/>
        <w:autoSpaceDN w:val="0"/>
      </w:pPr>
      <w:r w:rsidRPr="002F6907">
        <w:t>Valence electrons</w:t>
      </w:r>
      <w:r w:rsidR="00192693">
        <w:t>-</w:t>
      </w:r>
      <w:r w:rsidRPr="00192693" w:rsidR="00192693">
        <w:t xml:space="preserve"> </w:t>
      </w:r>
      <w:r w:rsidRPr="5CA7DDF2" w:rsidR="00192693">
        <w:t>Electrons in the outermost shell of an atom that determine its bonding behavior and chemical reactivity.</w:t>
      </w:r>
    </w:p>
    <w:p w:rsidRPr="002F6907" w:rsidR="007F0974" w:rsidP="007F0974" w:rsidRDefault="007F0974" w14:paraId="169EFE15" w14:textId="28B59113">
      <w:pPr>
        <w:pStyle w:val="NoSpacing"/>
      </w:pPr>
    </w:p>
    <w:p w:rsidRPr="002F6907" w:rsidR="007F0974" w:rsidP="007F0974" w:rsidRDefault="007F0974" w14:paraId="6C863C66" w14:textId="77777777">
      <w:pPr>
        <w:pStyle w:val="NoSpacing"/>
      </w:pPr>
    </w:p>
    <w:p w:rsidRPr="002F6907" w:rsidR="00117725" w:rsidP="63250677" w:rsidRDefault="00117725" w14:paraId="283502AC" w14:textId="4F5C636F"/>
    <w:p w:rsidRPr="00537E29" w:rsidR="790CF28A" w:rsidP="63250677" w:rsidRDefault="790CF28A" w14:paraId="3CB90D63" w14:textId="0A4741B7">
      <w:pPr>
        <w:pStyle w:val="Heading2"/>
        <w:rPr>
          <w:b/>
          <w:bCs/>
          <w:color w:val="auto"/>
        </w:rPr>
      </w:pPr>
      <w:r w:rsidRPr="63250677">
        <w:rPr>
          <w:color w:val="auto"/>
          <w:highlight w:val="yellow"/>
        </w:rPr>
        <w:t>&lt;H1&gt;</w:t>
      </w:r>
      <w:r w:rsidRPr="63250677">
        <w:rPr>
          <w:color w:val="auto"/>
        </w:rPr>
        <w:t xml:space="preserve"> </w:t>
      </w:r>
      <w:r w:rsidR="00C01C42">
        <w:rPr>
          <w:color w:val="auto"/>
        </w:rPr>
        <w:t xml:space="preserve">Ignite: </w:t>
      </w:r>
      <w:r w:rsidRPr="63250677">
        <w:rPr>
          <w:b/>
          <w:bCs/>
          <w:color w:val="auto"/>
        </w:rPr>
        <w:t>Valence Electrons and Chemical Behavior</w:t>
      </w:r>
    </w:p>
    <w:p w:rsidR="790CF28A" w:rsidP="63250677" w:rsidRDefault="790CF28A" w14:paraId="2AE946FB" w14:textId="3F2B84B6" w14:noSpellErr="1">
      <w:r w:rsidR="23DE9EB5">
        <w:rPr/>
        <w:t xml:space="preserve">Valence electrons </w:t>
      </w:r>
      <w:r w:rsidR="23DE9EB5">
        <w:rPr/>
        <w:t>reside</w:t>
      </w:r>
      <w:r w:rsidR="23DE9EB5">
        <w:rPr/>
        <w:t xml:space="preserve"> in the outermost shell of an atom and play a key role in chemical bonding. </w:t>
      </w:r>
      <w:commentRangeStart w:id="1498333546"/>
      <w:r w:rsidR="23DE9EB5">
        <w:rPr/>
        <w:t xml:space="preserve">The number of valence electrons of an element plays a crucial role in </w:t>
      </w:r>
      <w:r w:rsidR="23DE9EB5">
        <w:rPr/>
        <w:t>determining</w:t>
      </w:r>
      <w:r w:rsidR="23DE9EB5">
        <w:rPr/>
        <w:t xml:space="preserve"> whether it will interact with other elements readily or not.</w:t>
      </w:r>
      <w:commentRangeEnd w:id="1498333546"/>
      <w:r>
        <w:rPr>
          <w:rStyle w:val="CommentReference"/>
        </w:rPr>
        <w:commentReference w:id="1498333546"/>
      </w:r>
    </w:p>
    <w:p w:rsidRPr="002F6907" w:rsidR="00117725" w:rsidP="63250677" w:rsidRDefault="001922FB" w14:paraId="14B457DB" w14:textId="2740FA8F">
      <w:pPr>
        <w:pStyle w:val="Heading2"/>
        <w:rPr>
          <w:color w:val="auto"/>
        </w:rPr>
      </w:pPr>
      <w:r w:rsidRPr="63250677">
        <w:rPr>
          <w:color w:val="auto"/>
          <w:highlight w:val="yellow"/>
        </w:rPr>
        <w:lastRenderedPageBreak/>
        <w:t>&lt;H1&gt;</w:t>
      </w:r>
      <w:r w:rsidRPr="63250677">
        <w:rPr>
          <w:color w:val="auto"/>
        </w:rPr>
        <w:t xml:space="preserve"> </w:t>
      </w:r>
      <w:r w:rsidR="008E6191">
        <w:rPr>
          <w:color w:val="auto"/>
        </w:rPr>
        <w:t xml:space="preserve">Direct Instruction: </w:t>
      </w:r>
      <w:r w:rsidRPr="00537E29" w:rsidR="328BEF7E">
        <w:rPr>
          <w:b/>
          <w:color w:val="auto"/>
        </w:rPr>
        <w:t>Organization of the Periodic Table</w:t>
      </w:r>
    </w:p>
    <w:p w:rsidRPr="002F6907" w:rsidR="001922FB" w:rsidP="001922FB" w:rsidRDefault="11ADE451" w14:paraId="774B5681" w14:textId="2C912179" w14:noSpellErr="1">
      <w:commentRangeStart w:id="1051225288"/>
      <w:r w:rsidR="69D61F4D">
        <w:rPr/>
        <w:t>The ability to predict the chemical properties of these elements comes from the periodic table.</w:t>
      </w:r>
      <w:commentRangeEnd w:id="1051225288"/>
      <w:r>
        <w:rPr>
          <w:rStyle w:val="CommentReference"/>
        </w:rPr>
        <w:commentReference w:id="1051225288"/>
      </w:r>
      <w:r w:rsidR="69D61F4D">
        <w:rPr/>
        <w:t xml:space="preserve"> When the table was first developed, it transformed our understanding of elements, allowing scientists to predict the chemical, physical, and atomic properties of elements based on their placement. Today, you use the periodic table to </w:t>
      </w:r>
      <w:r w:rsidR="69D61F4D">
        <w:rPr/>
        <w:t>identify</w:t>
      </w:r>
      <w:r w:rsidR="69D61F4D">
        <w:rPr/>
        <w:t xml:space="preserve"> patterns and understand the properties of elements, including </w:t>
      </w:r>
      <w:commentRangeStart w:id="1497698111"/>
      <w:r w:rsidR="69D61F4D">
        <w:rPr/>
        <w:t xml:space="preserve">why sodium, magnesium, and calcium ions are effective in keeping roads safe in winter. </w:t>
      </w:r>
      <w:commentRangeEnd w:id="1497698111"/>
      <w:r>
        <w:rPr>
          <w:rStyle w:val="CommentReference"/>
        </w:rPr>
        <w:commentReference w:id="1497698111"/>
      </w:r>
      <w:r w:rsidR="69D61F4D">
        <w:rPr/>
        <w:t xml:space="preserve">How does the position of these elements on the periodic table help us understand their properties? Can it help us predict which other elements might be similar? </w:t>
      </w:r>
    </w:p>
    <w:p w:rsidRPr="002F6907" w:rsidR="001922FB" w:rsidP="001922FB" w:rsidRDefault="001922FB" w14:paraId="659B1817" w14:textId="472605B2">
      <w:r>
        <w:t xml:space="preserve">When scientists began to classify elements, they noticed </w:t>
      </w:r>
      <w:r w:rsidR="00485E11">
        <w:t xml:space="preserve">certain patterns of recurrence. </w:t>
      </w:r>
      <w:r>
        <w:t xml:space="preserve">By arranging elements in order of increasing atomic number, they discovered that certain properties repeated at regular intervals, or "periodically." This led to the creation of the periodic table—a </w:t>
      </w:r>
      <w:r w:rsidR="00485E11">
        <w:t xml:space="preserve">chart of elements </w:t>
      </w:r>
      <w:r>
        <w:t xml:space="preserve">that not only organizes known elements but also helps </w:t>
      </w:r>
      <w:r w:rsidR="00485E11">
        <w:t xml:space="preserve">to </w:t>
      </w:r>
      <w:r>
        <w:t>predict the properties of elements that haven't been studied in detail yet.</w:t>
      </w:r>
    </w:p>
    <w:p w:rsidRPr="002F6907" w:rsidR="001922FB" w:rsidP="001922FB" w:rsidRDefault="001922FB" w14:paraId="09F818A7" w14:textId="742EFF11" w14:noSpellErr="1">
      <w:r w:rsidR="3A041267">
        <w:rPr/>
        <w:t xml:space="preserve">To understand why </w:t>
      </w:r>
      <w:r w:rsidR="004724AB">
        <w:rPr/>
        <w:t>elements,</w:t>
      </w:r>
      <w:r w:rsidR="5FBF5703">
        <w:rPr/>
        <w:t xml:space="preserve"> behave</w:t>
      </w:r>
      <w:r w:rsidR="61F46910">
        <w:rPr/>
        <w:t xml:space="preserve"> in a certain recurrence pattern</w:t>
      </w:r>
      <w:r w:rsidR="3A041267">
        <w:rPr/>
        <w:t xml:space="preserve">, </w:t>
      </w:r>
      <w:r w:rsidR="590E792C">
        <w:rPr/>
        <w:t>you</w:t>
      </w:r>
      <w:r w:rsidR="3A041267">
        <w:rPr/>
        <w:t xml:space="preserve"> need to look at the concept of groups (vertical columns) and periods (horizontal rows) on the periodic table. Elements in the same group have similar</w:t>
      </w:r>
      <w:r w:rsidR="613E7E3B">
        <w:rPr/>
        <w:t xml:space="preserve"> chemical </w:t>
      </w:r>
      <w:r w:rsidR="3A041267">
        <w:rPr/>
        <w:t xml:space="preserve">properties because they have the same number of valence electrons. </w:t>
      </w:r>
      <w:commentRangeStart w:id="1492767903"/>
      <w:r w:rsidR="3A041267">
        <w:rPr/>
        <w:t>Valence electrons play a crucial role in how elements interact with other</w:t>
      </w:r>
      <w:r w:rsidR="613E7E3B">
        <w:rPr/>
        <w:t xml:space="preserve"> elements</w:t>
      </w:r>
      <w:r w:rsidR="3A041267">
        <w:rPr/>
        <w:t xml:space="preserve">. </w:t>
      </w:r>
      <w:commentRangeEnd w:id="1492767903"/>
      <w:r>
        <w:rPr>
          <w:rStyle w:val="CommentReference"/>
        </w:rPr>
        <w:commentReference w:id="1492767903"/>
      </w:r>
      <w:r w:rsidR="3A041267">
        <w:rPr/>
        <w:t xml:space="preserve">Understanding where an element is </w:t>
      </w:r>
      <w:r w:rsidR="3A041267">
        <w:rPr/>
        <w:t>located</w:t>
      </w:r>
      <w:r w:rsidR="3A041267">
        <w:rPr/>
        <w:t xml:space="preserve"> on the table can give us insight into its characteristics and how it might behave when combined with other elements.</w:t>
      </w:r>
    </w:p>
    <w:p w:rsidRPr="00537E29" w:rsidR="001922FB" w:rsidP="001922FB" w:rsidRDefault="001922FB" w14:paraId="0DD68089" w14:textId="77777777">
      <w:pPr>
        <w:pStyle w:val="Heading3"/>
        <w:rPr>
          <w:b/>
          <w:bCs/>
          <w:color w:val="auto"/>
        </w:rPr>
      </w:pPr>
      <w:r w:rsidRPr="63250677">
        <w:rPr>
          <w:color w:val="auto"/>
          <w:highlight w:val="yellow"/>
        </w:rPr>
        <w:t>&lt;H2&gt;</w:t>
      </w:r>
      <w:r w:rsidRPr="63250677">
        <w:rPr>
          <w:color w:val="auto"/>
        </w:rPr>
        <w:t xml:space="preserve"> </w:t>
      </w:r>
      <w:r w:rsidRPr="63250677">
        <w:rPr>
          <w:b/>
          <w:bCs/>
          <w:color w:val="auto"/>
        </w:rPr>
        <w:t>Progress Check 1</w:t>
      </w:r>
    </w:p>
    <w:p w:rsidRPr="002F6907" w:rsidR="001922FB" w:rsidP="63250677" w:rsidRDefault="00313585" w14:paraId="790DAE48" w14:textId="113DC3EF">
      <w:pPr>
        <w:pStyle w:val="ListParagraph"/>
        <w:numPr>
          <w:ilvl w:val="0"/>
          <w:numId w:val="3"/>
        </w:numPr>
      </w:pPr>
      <w:r>
        <w:t xml:space="preserve">How does the periodic table help us </w:t>
      </w:r>
      <w:r w:rsidR="00E37838">
        <w:t xml:space="preserve">to </w:t>
      </w:r>
      <w:r w:rsidR="001819B9">
        <w:t>predict</w:t>
      </w:r>
      <w:r w:rsidR="00E37838">
        <w:t xml:space="preserve"> similar properties</w:t>
      </w:r>
      <w:r>
        <w:t xml:space="preserve"> of elements?</w:t>
      </w:r>
    </w:p>
    <w:p w:rsidR="3C4BEBF4" w:rsidP="63250677" w:rsidRDefault="3C4BEBF4" w14:paraId="75A69104" w14:textId="12EC5660">
      <w:pPr>
        <w:pStyle w:val="ListParagraph"/>
        <w:numPr>
          <w:ilvl w:val="0"/>
          <w:numId w:val="3"/>
        </w:numPr>
      </w:pPr>
      <w:r>
        <w:t>Why might elements in the same group show similar chemical properties? Do they show similar physical properties?</w:t>
      </w:r>
    </w:p>
    <w:p w:rsidR="63250677" w:rsidRDefault="63250677" w14:paraId="3003E52E" w14:textId="6AB5BAB9"/>
    <w:p w:rsidRPr="00E66D83" w:rsidR="001922FB" w:rsidP="001922FB" w:rsidRDefault="001922FB" w14:paraId="1CE3E7EF" w14:textId="1B85E621">
      <w:pPr>
        <w:pStyle w:val="Heading2"/>
        <w:rPr>
          <w:b/>
          <w:bCs/>
          <w:color w:val="auto"/>
        </w:rPr>
      </w:pPr>
      <w:r w:rsidRPr="63250677">
        <w:rPr>
          <w:color w:val="auto"/>
          <w:highlight w:val="yellow"/>
        </w:rPr>
        <w:t>&lt;H1&gt;</w:t>
      </w:r>
      <w:r w:rsidRPr="63250677">
        <w:rPr>
          <w:color w:val="auto"/>
        </w:rPr>
        <w:t xml:space="preserve"> </w:t>
      </w:r>
      <w:r w:rsidRPr="63250677">
        <w:rPr>
          <w:b/>
          <w:bCs/>
          <w:color w:val="auto"/>
        </w:rPr>
        <w:t>Path</w:t>
      </w:r>
      <w:r w:rsidR="00577271">
        <w:rPr>
          <w:b/>
          <w:bCs/>
          <w:color w:val="auto"/>
        </w:rPr>
        <w:t>f</w:t>
      </w:r>
      <w:r w:rsidRPr="63250677">
        <w:rPr>
          <w:b/>
          <w:bCs/>
          <w:color w:val="auto"/>
        </w:rPr>
        <w:t>inder</w:t>
      </w:r>
      <w:r w:rsidR="00577271">
        <w:rPr>
          <w:b/>
          <w:bCs/>
          <w:color w:val="auto"/>
        </w:rPr>
        <w:t>:</w:t>
      </w:r>
      <w:r w:rsidRPr="63250677" w:rsidR="002F6907">
        <w:rPr>
          <w:b/>
          <w:bCs/>
          <w:color w:val="auto"/>
        </w:rPr>
        <w:t xml:space="preserve"> </w:t>
      </w:r>
      <w:r w:rsidRPr="63250677">
        <w:rPr>
          <w:b/>
          <w:bCs/>
          <w:color w:val="auto"/>
        </w:rPr>
        <w:t>Exploring Groups and Periodic Trends</w:t>
      </w:r>
    </w:p>
    <w:p w:rsidR="00570172" w:rsidP="001922FB" w:rsidRDefault="00570172" w14:paraId="0E74FD30" w14:textId="77777777"/>
    <w:p w:rsidRPr="002F6907" w:rsidR="004B1C57" w:rsidP="001922FB" w:rsidRDefault="004B1C57" w14:paraId="423BC0CB" w14:textId="218535FD">
      <w:commentRangeStart w:id="3"/>
      <w:r w:rsidRPr="00F47FCD">
        <w:rPr>
          <w:noProof/>
        </w:rPr>
        <w:drawing>
          <wp:inline distT="0" distB="0" distL="0" distR="0" wp14:anchorId="7CE4B2FA" wp14:editId="779F65C1">
            <wp:extent cx="2936765"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0625" cy="1812128"/>
                    </a:xfrm>
                    <a:prstGeom prst="rect">
                      <a:avLst/>
                    </a:prstGeom>
                  </pic:spPr>
                </pic:pic>
              </a:graphicData>
            </a:graphic>
          </wp:inline>
        </w:drawing>
      </w:r>
      <w:commentRangeEnd w:id="3"/>
      <w:r w:rsidR="00F47FCD">
        <w:rPr>
          <w:rStyle w:val="CommentReference"/>
        </w:rPr>
        <w:commentReference w:id="3"/>
      </w:r>
    </w:p>
    <w:p w:rsidRPr="002F6907" w:rsidR="004B1C57" w:rsidP="001922FB" w:rsidRDefault="00F52AC7" w14:paraId="251BF4BB" w14:textId="360ED1B8">
      <w:r>
        <w:t>Figure 5.</w:t>
      </w:r>
      <w:r w:rsidR="00632F5D">
        <w:t>7.</w:t>
      </w:r>
      <w:r w:rsidRPr="63250677">
        <w:rPr>
          <w:color w:val="FF0000"/>
        </w:rPr>
        <w:t xml:space="preserve"> </w:t>
      </w:r>
      <w:r>
        <w:t xml:space="preserve">Some elements from </w:t>
      </w:r>
      <w:r w:rsidR="00E37838">
        <w:t>the </w:t>
      </w:r>
      <w:r>
        <w:t>periodic table</w:t>
      </w:r>
    </w:p>
    <w:p w:rsidRPr="00537E29" w:rsidR="001922FB" w:rsidP="001922FB" w:rsidRDefault="001922FB" w14:paraId="6E458554" w14:textId="68CAAC2A">
      <w:pPr>
        <w:rPr>
          <w:b/>
          <w:bCs/>
        </w:rPr>
      </w:pPr>
      <w:r w:rsidRPr="63250677">
        <w:rPr>
          <w:b/>
          <w:bCs/>
        </w:rPr>
        <w:t>Materials Required:</w:t>
      </w:r>
    </w:p>
    <w:p w:rsidRPr="002F6907" w:rsidR="001922FB" w:rsidP="001922FB" w:rsidRDefault="001922FB" w14:paraId="7C18C89F" w14:textId="77777777">
      <w:pPr>
        <w:pStyle w:val="NoSpacing"/>
      </w:pPr>
      <w:r w:rsidRPr="002F6907">
        <w:t>Periodic table chart</w:t>
      </w:r>
    </w:p>
    <w:p w:rsidRPr="002F6907" w:rsidR="001922FB" w:rsidP="001922FB" w:rsidRDefault="001922FB" w14:paraId="5DD5652F" w14:textId="77777777">
      <w:pPr>
        <w:pStyle w:val="NoSpacing"/>
      </w:pPr>
      <w:r w:rsidRPr="002F6907">
        <w:lastRenderedPageBreak/>
        <w:t>Colored markers</w:t>
      </w:r>
    </w:p>
    <w:p w:rsidRPr="002F6907" w:rsidR="001922FB" w:rsidP="001922FB" w:rsidRDefault="001922FB" w14:paraId="5E97ABCA" w14:textId="77777777">
      <w:pPr>
        <w:pStyle w:val="NoSpacing"/>
      </w:pPr>
      <w:r>
        <w:t>Worksheet for identifying elements' properties</w:t>
      </w:r>
    </w:p>
    <w:p w:rsidRPr="002F6907" w:rsidR="001922FB" w:rsidP="001922FB" w:rsidRDefault="001922FB" w14:paraId="7BA65DEA" w14:textId="77777777"/>
    <w:p w:rsidRPr="00537E29" w:rsidR="001922FB" w:rsidP="001922FB" w:rsidRDefault="001922FB" w14:paraId="386DCBAD" w14:textId="77777777">
      <w:pPr>
        <w:pStyle w:val="NoSpacing"/>
        <w:rPr>
          <w:b/>
          <w:bCs/>
        </w:rPr>
      </w:pPr>
      <w:r w:rsidRPr="63250677">
        <w:rPr>
          <w:b/>
          <w:bCs/>
        </w:rPr>
        <w:t>Procedure:</w:t>
      </w:r>
    </w:p>
    <w:p w:rsidRPr="002F6907" w:rsidR="001922FB" w:rsidP="001922FB" w:rsidRDefault="001922FB" w14:paraId="672B7473" w14:textId="77777777">
      <w:pPr>
        <w:pStyle w:val="NoSpacing"/>
        <w:numPr>
          <w:ilvl w:val="0"/>
          <w:numId w:val="5"/>
        </w:numPr>
      </w:pPr>
      <w:r>
        <w:t>Locate sodium, magnesium, and calcium on the periodic table. Identify which group and period they belong to.</w:t>
      </w:r>
    </w:p>
    <w:p w:rsidRPr="002F6907" w:rsidR="001922FB" w:rsidP="001922FB" w:rsidRDefault="001922FB" w14:paraId="091F605C" w14:textId="77777777" w14:noSpellErr="1">
      <w:pPr>
        <w:pStyle w:val="NoSpacing"/>
        <w:numPr>
          <w:ilvl w:val="0"/>
          <w:numId w:val="5"/>
        </w:numPr>
        <w:rPr/>
      </w:pPr>
      <w:r w:rsidR="3A041267">
        <w:rPr/>
        <w:t xml:space="preserve">Mark other elements in the same groups as these three. </w:t>
      </w:r>
      <w:commentRangeStart w:id="264126860"/>
      <w:r w:rsidR="3A041267">
        <w:rPr/>
        <w:t>What do they have in common?</w:t>
      </w:r>
      <w:commentRangeEnd w:id="264126860"/>
      <w:r>
        <w:rPr>
          <w:rStyle w:val="CommentReference"/>
        </w:rPr>
        <w:commentReference w:id="264126860"/>
      </w:r>
    </w:p>
    <w:p w:rsidRPr="002F6907" w:rsidR="001922FB" w:rsidP="001922FB" w:rsidRDefault="001922FB" w14:paraId="13C05136" w14:textId="10481AA1">
      <w:pPr>
        <w:pStyle w:val="NoSpacing"/>
        <w:numPr>
          <w:ilvl w:val="0"/>
          <w:numId w:val="5"/>
        </w:numPr>
      </w:pPr>
      <w:r>
        <w:t xml:space="preserve">Explore different blocks, such as the s-block, p-block, </w:t>
      </w:r>
      <w:r w:rsidR="00E37838">
        <w:t xml:space="preserve">d-block, </w:t>
      </w:r>
      <w:r>
        <w:t>and f-block. Identify trends in properties such as reactivity, and electron configuration.</w:t>
      </w:r>
    </w:p>
    <w:p w:rsidRPr="002F6907" w:rsidR="001922FB" w:rsidP="001922FB" w:rsidRDefault="001922FB" w14:paraId="53F84967" w14:textId="4B7463E3">
      <w:pPr>
        <w:pStyle w:val="NoSpacing"/>
        <w:numPr>
          <w:ilvl w:val="0"/>
          <w:numId w:val="5"/>
        </w:numPr>
      </w:pPr>
      <w:r w:rsidRPr="002F6907">
        <w:t>Use the worksheet to summarize the key properties of each group.</w:t>
      </w:r>
    </w:p>
    <w:p w:rsidRPr="002F6907" w:rsidR="00857861" w:rsidP="001922FB" w:rsidRDefault="00857861" w14:paraId="4B28CF02" w14:textId="183DDFAB">
      <w:pPr>
        <w:pStyle w:val="NoSpacing"/>
        <w:numPr>
          <w:ilvl w:val="0"/>
          <w:numId w:val="5"/>
        </w:numPr>
      </w:pPr>
      <w:r w:rsidRPr="002F6907">
        <w:t>Use the worksheet to summarize the key properties of each block.</w:t>
      </w:r>
    </w:p>
    <w:p w:rsidRPr="002F6907" w:rsidR="00857861" w:rsidP="00857861" w:rsidRDefault="00857861" w14:paraId="18BA5F97" w14:textId="40F1EDBC">
      <w:pPr>
        <w:pStyle w:val="NoSpacing"/>
      </w:pPr>
    </w:p>
    <w:p w:rsidRPr="002F6907" w:rsidR="00857861" w:rsidP="00857861" w:rsidRDefault="00857861" w14:paraId="769680C0" w14:textId="48A83438">
      <w:pPr>
        <w:pStyle w:val="NoSpacing"/>
      </w:pPr>
      <w:r>
        <w:t>Discuss with</w:t>
      </w:r>
      <w:r w:rsidR="001819B9">
        <w:t xml:space="preserve"> your </w:t>
      </w:r>
      <w:r w:rsidR="6DBF76BC">
        <w:t>classmates</w:t>
      </w:r>
      <w:r w:rsidR="465B82BB">
        <w:t>:</w:t>
      </w:r>
    </w:p>
    <w:p w:rsidRPr="002F6907" w:rsidR="00857861" w:rsidP="63250677" w:rsidRDefault="465B82BB" w14:paraId="1C3A22E3" w14:textId="76AF52EB">
      <w:pPr>
        <w:pStyle w:val="NoSpacing"/>
        <w:numPr>
          <w:ilvl w:val="0"/>
          <w:numId w:val="1"/>
        </w:numPr>
      </w:pPr>
      <w:r>
        <w:t>H</w:t>
      </w:r>
      <w:r w:rsidR="001819B9">
        <w:t>ow</w:t>
      </w:r>
      <w:r w:rsidR="00E37838">
        <w:t xml:space="preserve"> </w:t>
      </w:r>
      <w:r w:rsidR="155BB1DC">
        <w:t xml:space="preserve">do the </w:t>
      </w:r>
      <w:r w:rsidR="00857861">
        <w:t xml:space="preserve">properties in </w:t>
      </w:r>
      <w:r w:rsidR="00E37838">
        <w:t xml:space="preserve">groups </w:t>
      </w:r>
      <w:r w:rsidR="00857861">
        <w:t xml:space="preserve">and </w:t>
      </w:r>
      <w:r w:rsidR="00E37838">
        <w:t xml:space="preserve">blocks </w:t>
      </w:r>
      <w:r w:rsidR="00857861">
        <w:t>differ from each other</w:t>
      </w:r>
      <w:r w:rsidR="757C5941">
        <w:t>?</w:t>
      </w:r>
    </w:p>
    <w:p w:rsidR="757C5941" w:rsidP="63250677" w:rsidRDefault="757C5941" w14:paraId="56C8A9ED" w14:textId="0B2F6EDD">
      <w:pPr>
        <w:pStyle w:val="NoSpacing"/>
        <w:numPr>
          <w:ilvl w:val="0"/>
          <w:numId w:val="1"/>
        </w:numPr>
      </w:pPr>
      <w:r>
        <w:t xml:space="preserve">Lanthanides are </w:t>
      </w:r>
      <w:r w:rsidR="4709793C">
        <w:t>elements in the f-block</w:t>
      </w:r>
      <w:r w:rsidR="24BC7818">
        <w:t xml:space="preserve"> of period 6</w:t>
      </w:r>
      <w:r w:rsidR="4709793C">
        <w:t>, located</w:t>
      </w:r>
      <w:r>
        <w:t xml:space="preserve"> between lanthanum (Z = 57) and hafnium (Z = 72). </w:t>
      </w:r>
      <w:r w:rsidR="2C6FFE40">
        <w:t xml:space="preserve">Is lanthanum a </w:t>
      </w:r>
      <w:r w:rsidR="4D0757A7">
        <w:t>lanthanide</w:t>
      </w:r>
      <w:r w:rsidR="2C6FFE40">
        <w:t>?</w:t>
      </w:r>
    </w:p>
    <w:p w:rsidRPr="002F6907" w:rsidR="00857861" w:rsidP="00857861" w:rsidRDefault="00857861" w14:paraId="559AA2FA" w14:textId="286B3D05">
      <w:pPr>
        <w:pStyle w:val="NoSpacing"/>
      </w:pPr>
    </w:p>
    <w:p w:rsidRPr="002F6907" w:rsidR="00857861" w:rsidP="63250677" w:rsidRDefault="00857861" w14:paraId="2AFF38EA" w14:textId="3FF9A3C9">
      <w:pPr>
        <w:pStyle w:val="NoSpacing"/>
      </w:pPr>
    </w:p>
    <w:p w:rsidRPr="00624DBC" w:rsidR="008575E8" w:rsidP="00DA7401" w:rsidRDefault="008575E8" w14:paraId="4A84FAF4" w14:textId="700078EA">
      <w:pPr>
        <w:pStyle w:val="Heading2"/>
        <w:rPr>
          <w:b/>
          <w:bCs/>
          <w:color w:val="auto"/>
        </w:rPr>
      </w:pPr>
      <w:r w:rsidRPr="63250677">
        <w:rPr>
          <w:color w:val="auto"/>
          <w:highlight w:val="yellow"/>
        </w:rPr>
        <w:t>&lt;H1&gt;</w:t>
      </w:r>
      <w:r w:rsidRPr="63250677">
        <w:rPr>
          <w:color w:val="auto"/>
        </w:rPr>
        <w:t xml:space="preserve"> </w:t>
      </w:r>
      <w:r w:rsidR="00093647">
        <w:rPr>
          <w:color w:val="auto"/>
        </w:rPr>
        <w:t xml:space="preserve">Lightbulb: </w:t>
      </w:r>
      <w:r w:rsidRPr="63250677">
        <w:rPr>
          <w:b/>
          <w:bCs/>
          <w:color w:val="auto"/>
        </w:rPr>
        <w:t>Classifying Elements</w:t>
      </w:r>
    </w:p>
    <w:p w:rsidRPr="002F6907" w:rsidR="008575E8" w:rsidP="008575E8" w:rsidRDefault="5B0B0815" w14:paraId="798D7988" w14:textId="14D9CDD3">
      <w:pPr>
        <w:pStyle w:val="NoSpacing"/>
      </w:pPr>
      <w:r w:rsidR="1E96A8D5">
        <w:rPr/>
        <w:t xml:space="preserve">How can you predict </w:t>
      </w:r>
      <w:ins w:author="Micah Newman" w:date="2024-11-18T23:48:59.446Z" w:id="1718571591">
        <w:r w:rsidR="4FF0E4B9">
          <w:t>the pr</w:t>
        </w:r>
      </w:ins>
      <w:ins w:author="Micah Newman" w:date="2024-11-18T23:49:03.814Z" w:id="764173522">
        <w:r w:rsidR="4FF0E4B9">
          <w:t xml:space="preserve">operties of </w:t>
        </w:r>
      </w:ins>
      <w:r w:rsidR="279D5968">
        <w:rPr/>
        <w:t xml:space="preserve">magnesium, calcium, and sodium </w:t>
      </w:r>
      <w:del w:author="Micah Newman" w:date="2024-11-18T23:49:07.573Z" w:id="239063546">
        <w:r w:rsidDel="279D5968">
          <w:delText xml:space="preserve">properties </w:delText>
        </w:r>
      </w:del>
      <w:r w:rsidR="279D5968">
        <w:rPr/>
        <w:t xml:space="preserve">using the periodic table? </w:t>
      </w:r>
      <w:r w:rsidR="613E7E3B">
        <w:rPr/>
        <w:t>Here</w:t>
      </w:r>
      <w:ins w:author="Micah Newman" w:date="2024-11-18T23:48:54.042Z" w:id="1485288979">
        <w:r w:rsidR="13F85E43">
          <w:t>,</w:t>
        </w:r>
      </w:ins>
      <w:r w:rsidR="613E7E3B">
        <w:rPr/>
        <w:t xml:space="preserve"> classification of the </w:t>
      </w:r>
      <w:r w:rsidR="279D5968">
        <w:rPr/>
        <w:t xml:space="preserve">elements </w:t>
      </w:r>
      <w:r w:rsidR="613E7E3B">
        <w:rPr/>
        <w:t xml:space="preserve">in the periodic table </w:t>
      </w:r>
      <w:r w:rsidR="279D5968">
        <w:rPr/>
        <w:t>becomes essential.</w:t>
      </w:r>
    </w:p>
    <w:p w:rsidRPr="002F6907" w:rsidR="008575E8" w:rsidP="008575E8" w:rsidRDefault="008575E8" w14:paraId="437C60B9" w14:textId="77777777">
      <w:pPr>
        <w:pStyle w:val="NoSpacing"/>
      </w:pPr>
    </w:p>
    <w:p w:rsidRPr="002F6907" w:rsidR="00DA7401" w:rsidP="00DA7401" w:rsidRDefault="008575E8" w14:paraId="4DC2E24D" w14:textId="452B4EE4">
      <w:pPr>
        <w:pStyle w:val="NoSpacing"/>
      </w:pPr>
      <w:r>
        <w:t xml:space="preserve">The elements </w:t>
      </w:r>
      <w:r w:rsidR="00E37838">
        <w:t xml:space="preserve">are </w:t>
      </w:r>
      <w:r w:rsidR="003C06E2">
        <w:t xml:space="preserve">organized </w:t>
      </w:r>
      <w:r>
        <w:t>into groups (vertical columns) and periods (horizontal rows)</w:t>
      </w:r>
      <w:r w:rsidR="003C06E2">
        <w:t xml:space="preserve"> in the periodic table</w:t>
      </w:r>
      <w:r>
        <w:t xml:space="preserve"> based on </w:t>
      </w:r>
      <w:r w:rsidR="001819B9">
        <w:t>their</w:t>
      </w:r>
      <w:r w:rsidR="003C06E2">
        <w:t xml:space="preserve"> atomic numbers</w:t>
      </w:r>
      <w:r>
        <w:t>. For example, sodium, magnesium, and calcium are all metals, and their position on the periodic table indicates that the</w:t>
      </w:r>
      <w:r w:rsidR="009800E2">
        <w:t xml:space="preserve">se elements can donate electrons </w:t>
      </w:r>
      <w:r w:rsidR="5D833291">
        <w:t>and become</w:t>
      </w:r>
      <w:r w:rsidR="009800E2">
        <w:t xml:space="preserve"> cation</w:t>
      </w:r>
      <w:r w:rsidR="0013441C">
        <w:t>s</w:t>
      </w:r>
      <w:r w:rsidR="009800E2">
        <w:t xml:space="preserve"> t</w:t>
      </w:r>
      <w:r w:rsidR="438CF972">
        <w:t>hat</w:t>
      </w:r>
      <w:r>
        <w:t xml:space="preserve"> react with </w:t>
      </w:r>
      <w:r w:rsidR="0013441C">
        <w:t xml:space="preserve">anions like </w:t>
      </w:r>
      <w:r>
        <w:t>chloride</w:t>
      </w:r>
      <w:r w:rsidR="0013441C">
        <w:t xml:space="preserve"> </w:t>
      </w:r>
      <w:r>
        <w:t>to form salts. Let’s explore how the periodic table helps us understand these patterns and what o</w:t>
      </w:r>
      <w:r w:rsidR="00DA7401">
        <w:t>ther information it can reveal.</w:t>
      </w:r>
    </w:p>
    <w:p w:rsidRPr="002F6907" w:rsidR="00DA7401" w:rsidP="00DA7401" w:rsidRDefault="00DA7401" w14:paraId="162E67A8" w14:textId="0D4B56AD">
      <w:pPr>
        <w:pStyle w:val="NoSpacing"/>
      </w:pPr>
    </w:p>
    <w:p w:rsidRPr="00537E29" w:rsidR="00DA7401" w:rsidP="00DA7401" w:rsidRDefault="00DA7401" w14:paraId="1736A5E0" w14:textId="7EA12E55">
      <w:pPr>
        <w:pStyle w:val="Heading2"/>
        <w:rPr>
          <w:b/>
          <w:bCs/>
          <w:color w:val="auto"/>
        </w:rPr>
      </w:pPr>
      <w:r w:rsidRPr="63250677">
        <w:rPr>
          <w:color w:val="auto"/>
          <w:highlight w:val="yellow"/>
        </w:rPr>
        <w:t>&lt;H1&gt;</w:t>
      </w:r>
      <w:r w:rsidRPr="63250677">
        <w:rPr>
          <w:color w:val="auto"/>
        </w:rPr>
        <w:t xml:space="preserve"> </w:t>
      </w:r>
      <w:r w:rsidRPr="63250677">
        <w:rPr>
          <w:b/>
          <w:bCs/>
          <w:color w:val="auto"/>
        </w:rPr>
        <w:t>Groups and Periods: Organizing the Elements</w:t>
      </w:r>
    </w:p>
    <w:p w:rsidRPr="002F6907" w:rsidR="00F52AC7" w:rsidP="00F52AC7" w:rsidRDefault="00F52AC7" w14:paraId="087B6141" w14:textId="004E9D29"/>
    <w:p w:rsidRPr="002F6907" w:rsidR="00F52AC7" w:rsidP="00F52AC7" w:rsidRDefault="00F52AC7" w14:paraId="62EFD741" w14:textId="343D28E0">
      <w:commentRangeStart w:id="4"/>
      <w:r w:rsidRPr="00F47FCD">
        <w:rPr>
          <w:noProof/>
        </w:rPr>
        <w:lastRenderedPageBreak/>
        <w:drawing>
          <wp:inline distT="0" distB="0" distL="0" distR="0" wp14:anchorId="73A3E806" wp14:editId="3D90CC87">
            <wp:extent cx="6180631" cy="3079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3573" cy="3086199"/>
                    </a:xfrm>
                    <a:prstGeom prst="rect">
                      <a:avLst/>
                    </a:prstGeom>
                  </pic:spPr>
                </pic:pic>
              </a:graphicData>
            </a:graphic>
          </wp:inline>
        </w:drawing>
      </w:r>
      <w:commentRangeEnd w:id="4"/>
      <w:r w:rsidR="00624DBC">
        <w:rPr>
          <w:rStyle w:val="CommentReference"/>
        </w:rPr>
        <w:commentReference w:id="4"/>
      </w:r>
    </w:p>
    <w:p w:rsidRPr="002F6907" w:rsidR="00F52AC7" w:rsidP="00F52AC7" w:rsidRDefault="00F52AC7" w14:paraId="0C6241EB" w14:textId="45E50D40">
      <w:r>
        <w:t>Figure 5.</w:t>
      </w:r>
      <w:r w:rsidRPr="00632F5D" w:rsidR="00632F5D">
        <w:t>8</w:t>
      </w:r>
      <w:r w:rsidRPr="00632F5D" w:rsidR="00624DBC">
        <w:t xml:space="preserve">. </w:t>
      </w:r>
      <w:r w:rsidRPr="00632F5D" w:rsidR="00DB64B0">
        <w:t>The</w:t>
      </w:r>
      <w:r w:rsidRPr="63250677" w:rsidR="00DB64B0">
        <w:rPr>
          <w:color w:val="FF0000"/>
        </w:rPr>
        <w:t xml:space="preserve"> </w:t>
      </w:r>
      <w:r w:rsidR="002F6907">
        <w:t>periodic table shows groups in vertical columns and periods in horizont</w:t>
      </w:r>
      <w:r w:rsidR="0013441C">
        <w:t>al rows</w:t>
      </w:r>
    </w:p>
    <w:p w:rsidRPr="002F6907" w:rsidR="00DA7401" w:rsidP="00DA7401" w:rsidRDefault="00DA7401" w14:paraId="26863FF8" w14:textId="5418AA57">
      <w:pPr>
        <w:pStyle w:val="NoSpacing"/>
      </w:pPr>
      <w:r>
        <w:t>The periodic table is designed to group elements with similar properties. Groups are vertical columns, and elements within the same group share similar chemical properties because they have the same number of valence electrons</w:t>
      </w:r>
      <w:r w:rsidR="002F6907">
        <w:t xml:space="preserve"> – </w:t>
      </w:r>
      <w:r>
        <w:t>the electrons in their outermost shell. Periods are horizontal rows, and as you move across a period, the properties of elements change gradually, revealing patterns that are essential for understanding chemical behavior.</w:t>
      </w:r>
    </w:p>
    <w:p w:rsidRPr="002F6907" w:rsidR="00DA7401" w:rsidP="00DA7401" w:rsidRDefault="00DA7401" w14:paraId="0750CC69" w14:textId="77777777">
      <w:pPr>
        <w:pStyle w:val="NoSpacing"/>
      </w:pPr>
    </w:p>
    <w:p w:rsidRPr="002F6907" w:rsidR="00DA7401" w:rsidP="00DA7401" w:rsidRDefault="00DA7401" w14:paraId="41BE9E47" w14:textId="1499F2BA">
      <w:pPr>
        <w:pStyle w:val="NoSpacing"/>
      </w:pPr>
      <w:r w:rsidR="762A1E8B">
        <w:rPr/>
        <w:t xml:space="preserve">There are 18 groups and </w:t>
      </w:r>
      <w:r w:rsidR="384BA2F1">
        <w:rPr/>
        <w:t xml:space="preserve">seven </w:t>
      </w:r>
      <w:r w:rsidR="762A1E8B">
        <w:rPr/>
        <w:t xml:space="preserve">periods on the periodic table. Each group helps </w:t>
      </w:r>
      <w:r w:rsidR="0150E557">
        <w:rPr/>
        <w:t xml:space="preserve">to </w:t>
      </w:r>
      <w:r w:rsidR="762A1E8B">
        <w:rPr/>
        <w:t>identify</w:t>
      </w:r>
      <w:r w:rsidR="762A1E8B">
        <w:rPr/>
        <w:t xml:space="preserve"> elements that behave similarly. For example, elements in Group 1, like sodium, are highly reactive metals, while Group 2 </w:t>
      </w:r>
      <w:r w:rsidR="762A1E8B">
        <w:rPr/>
        <w:t>contains</w:t>
      </w:r>
      <w:r w:rsidR="762A1E8B">
        <w:rPr/>
        <w:t xml:space="preserve"> less</w:t>
      </w:r>
      <w:del w:author="Micah Newman" w:date="2024-11-18T23:49:54.58Z" w:id="1089710559">
        <w:r w:rsidDel="1D5820E7">
          <w:delText>er</w:delText>
        </w:r>
      </w:del>
      <w:ins w:author="Micah Newman" w:date="2024-11-18T23:49:54.832Z" w:id="2011544231">
        <w:r w:rsidR="162CD036">
          <w:t>-</w:t>
        </w:r>
      </w:ins>
      <w:del w:author="Micah Newman" w:date="2024-11-18T23:49:54.58Z" w:id="134338713">
        <w:r w:rsidDel="762A1E8B">
          <w:delText xml:space="preserve"> </w:delText>
        </w:r>
      </w:del>
      <w:r w:rsidR="762A1E8B">
        <w:rPr/>
        <w:t>reactive metals</w:t>
      </w:r>
      <w:r w:rsidR="1D5820E7">
        <w:rPr/>
        <w:t xml:space="preserve"> than the elements </w:t>
      </w:r>
      <w:r w:rsidR="1D5820E7">
        <w:rPr/>
        <w:t>residing</w:t>
      </w:r>
      <w:r w:rsidR="1D5820E7">
        <w:rPr/>
        <w:t xml:space="preserve"> in Group 1</w:t>
      </w:r>
      <w:r w:rsidR="762A1E8B">
        <w:rPr/>
        <w:t>, such as magnesium and calcium. This pattern repeats across the table, making it easier to predict how different elements might behave based on their position</w:t>
      </w:r>
      <w:ins w:author="Micah Newman" w:date="2024-11-18T23:50:15.106Z" w:id="326023857">
        <w:r w:rsidR="274AFEC5">
          <w:t xml:space="preserve"> in the table</w:t>
        </w:r>
      </w:ins>
      <w:r w:rsidR="762A1E8B">
        <w:rPr/>
        <w:t>.</w:t>
      </w:r>
    </w:p>
    <w:p w:rsidRPr="002F6907" w:rsidR="00DA7401" w:rsidP="00DA7401" w:rsidRDefault="00DA7401" w14:paraId="48CAE43B" w14:textId="77777777">
      <w:pPr>
        <w:pStyle w:val="NoSpacing"/>
      </w:pPr>
    </w:p>
    <w:p w:rsidRPr="002F6907" w:rsidR="00DA7401" w:rsidP="00DA7401" w:rsidRDefault="00DA7401" w14:paraId="5DA9C13B" w14:textId="63E864F2">
      <w:pPr>
        <w:pStyle w:val="Heading3"/>
        <w:rPr>
          <w:color w:val="auto"/>
        </w:rPr>
      </w:pPr>
    </w:p>
    <w:p w:rsidRPr="00624DBC" w:rsidR="00DA7401" w:rsidP="00DA7401" w:rsidRDefault="00DA7401" w14:paraId="60AD6FA6" w14:textId="4CBD38F2">
      <w:pPr>
        <w:pStyle w:val="Heading3"/>
        <w:rPr>
          <w:b/>
          <w:bCs/>
          <w:color w:val="auto"/>
        </w:rPr>
      </w:pPr>
      <w:r w:rsidRPr="63250677">
        <w:rPr>
          <w:color w:val="auto"/>
          <w:highlight w:val="yellow"/>
        </w:rPr>
        <w:t>&lt;H2&gt;</w:t>
      </w:r>
      <w:r w:rsidRPr="63250677">
        <w:rPr>
          <w:color w:val="auto"/>
        </w:rPr>
        <w:t xml:space="preserve"> </w:t>
      </w:r>
      <w:r w:rsidRPr="63250677">
        <w:rPr>
          <w:b/>
          <w:bCs/>
          <w:color w:val="auto"/>
        </w:rPr>
        <w:t xml:space="preserve">Progress Check </w:t>
      </w:r>
      <w:r w:rsidRPr="63250677" w:rsidR="7B1CE478">
        <w:rPr>
          <w:b/>
          <w:bCs/>
          <w:color w:val="auto"/>
        </w:rPr>
        <w:t>2</w:t>
      </w:r>
    </w:p>
    <w:p w:rsidRPr="002F6907" w:rsidR="00DA7401" w:rsidP="00DA7401" w:rsidRDefault="00DA7401" w14:paraId="5466E44D" w14:textId="4653F15A">
      <w:pPr>
        <w:pStyle w:val="NoSpacing"/>
      </w:pPr>
      <w:r>
        <w:t>How would you expect the properties of an element in Group 1 to differ from those of an element in Group 17? Explain your reasoning.</w:t>
      </w:r>
    </w:p>
    <w:p w:rsidRPr="002F6907" w:rsidR="00DA7401" w:rsidP="00DA7401" w:rsidRDefault="00DA7401" w14:paraId="1E48D8A2" w14:textId="5A419D0B">
      <w:pPr>
        <w:pStyle w:val="NoSpacing"/>
      </w:pPr>
    </w:p>
    <w:p w:rsidRPr="002F6907" w:rsidR="00177EC0" w:rsidP="00DA7401" w:rsidRDefault="00177EC0" w14:paraId="22329E6B" w14:textId="0AF4262C">
      <w:pPr>
        <w:pStyle w:val="NoSpacing"/>
      </w:pPr>
    </w:p>
    <w:p w:rsidRPr="00624DBC" w:rsidR="00177EC0" w:rsidP="00177EC0" w:rsidRDefault="00177EC0" w14:paraId="79060AC8" w14:textId="3FD3A7D9">
      <w:pPr>
        <w:pStyle w:val="Heading2"/>
        <w:rPr>
          <w:b/>
          <w:bCs/>
          <w:color w:val="auto"/>
        </w:rPr>
      </w:pPr>
      <w:r w:rsidRPr="63250677">
        <w:rPr>
          <w:color w:val="auto"/>
          <w:highlight w:val="yellow"/>
        </w:rPr>
        <w:lastRenderedPageBreak/>
        <w:t>&lt;H1&gt;</w:t>
      </w:r>
      <w:r w:rsidRPr="63250677">
        <w:rPr>
          <w:color w:val="auto"/>
        </w:rPr>
        <w:t xml:space="preserve"> </w:t>
      </w:r>
      <w:r w:rsidRPr="63250677">
        <w:rPr>
          <w:b/>
          <w:bCs/>
          <w:color w:val="auto"/>
        </w:rPr>
        <w:t>Metals, Metalloids, and Nonmetals: Types of Elements</w:t>
      </w:r>
    </w:p>
    <w:p w:rsidRPr="002F6907" w:rsidR="00F52AC7" w:rsidP="00F52AC7" w:rsidRDefault="00F52AC7" w14:paraId="35DAFAFC" w14:textId="070279E1">
      <w:commentRangeStart w:id="5"/>
      <w:r w:rsidRPr="00F47FCD">
        <w:rPr>
          <w:noProof/>
        </w:rPr>
        <w:drawing>
          <wp:inline distT="0" distB="0" distL="0" distR="0" wp14:anchorId="0C78612F" wp14:editId="6D2ED3FB">
            <wp:extent cx="5353050" cy="2881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4312" cy="2881947"/>
                    </a:xfrm>
                    <a:prstGeom prst="rect">
                      <a:avLst/>
                    </a:prstGeom>
                  </pic:spPr>
                </pic:pic>
              </a:graphicData>
            </a:graphic>
          </wp:inline>
        </w:drawing>
      </w:r>
      <w:commentRangeEnd w:id="5"/>
      <w:r w:rsidR="00624DBC">
        <w:rPr>
          <w:rStyle w:val="CommentReference"/>
        </w:rPr>
        <w:commentReference w:id="5"/>
      </w:r>
    </w:p>
    <w:p w:rsidRPr="002F6907" w:rsidR="005B2B58" w:rsidP="00F52AC7" w:rsidRDefault="005B2B58" w14:paraId="050A4E16" w14:textId="3A8AFF17">
      <w:r>
        <w:t>Figure 5.</w:t>
      </w:r>
      <w:r w:rsidR="00632F5D">
        <w:t>9.</w:t>
      </w:r>
      <w:r w:rsidRPr="63250677">
        <w:rPr>
          <w:color w:val="FF0000"/>
        </w:rPr>
        <w:t xml:space="preserve"> </w:t>
      </w:r>
      <w:r>
        <w:t xml:space="preserve">Periodic </w:t>
      </w:r>
      <w:r w:rsidR="002F6907">
        <w:t>table showing metals, nonmetals, and met</w:t>
      </w:r>
      <w:r>
        <w:t>alloids</w:t>
      </w:r>
    </w:p>
    <w:p w:rsidRPr="002F6907" w:rsidR="00177EC0" w:rsidP="00177EC0" w:rsidRDefault="00177EC0" w14:paraId="4CA85102" w14:textId="6FF3B5B1">
      <w:pPr>
        <w:pStyle w:val="NoSpacing"/>
      </w:pPr>
      <w:r w:rsidRPr="002F6907">
        <w:t>Elements can be broadly categorized as metals, metalloids, or nonmetals, based on their properties.</w:t>
      </w:r>
    </w:p>
    <w:p w:rsidRPr="002F6907" w:rsidR="00177EC0" w:rsidP="00177EC0" w:rsidRDefault="00177EC0" w14:paraId="4805D661" w14:textId="738E348B">
      <w:pPr>
        <w:pStyle w:val="NoSpacing"/>
        <w:rPr>
          <w:b/>
        </w:rPr>
      </w:pPr>
      <w:r w:rsidRPr="002F6907">
        <w:rPr>
          <w:b/>
        </w:rPr>
        <w:t>Metals:</w:t>
      </w:r>
    </w:p>
    <w:p w:rsidRPr="002F6907" w:rsidR="00177EC0" w:rsidP="00177EC0" w:rsidRDefault="008F5318" w14:paraId="22FE1E62" w14:textId="797A9872">
      <w:pPr>
        <w:pStyle w:val="NoSpacing"/>
      </w:pPr>
      <w:r>
        <w:t xml:space="preserve">The elements found </w:t>
      </w:r>
      <w:r w:rsidR="00177EC0">
        <w:t>on the left side and center of the periodic table (Groups 1</w:t>
      </w:r>
      <w:r w:rsidR="002F6907">
        <w:t>–</w:t>
      </w:r>
      <w:r w:rsidR="00177EC0">
        <w:t>12 and part of Groups 13</w:t>
      </w:r>
      <w:r w:rsidR="002F6907">
        <w:t>–</w:t>
      </w:r>
      <w:r w:rsidR="00177EC0">
        <w:t>16)</w:t>
      </w:r>
      <w:r>
        <w:t xml:space="preserve"> are known as metals</w:t>
      </w:r>
      <w:r w:rsidR="00177EC0">
        <w:t>.</w:t>
      </w:r>
    </w:p>
    <w:p w:rsidRPr="00624DBC" w:rsidR="008F5318" w:rsidP="63250677" w:rsidRDefault="00177EC0" w14:paraId="045CE590" w14:textId="77777777">
      <w:pPr>
        <w:pStyle w:val="NoSpacing"/>
        <w:rPr>
          <w:b/>
          <w:bCs/>
          <w:i/>
          <w:iCs/>
        </w:rPr>
      </w:pPr>
      <w:r w:rsidRPr="63250677">
        <w:rPr>
          <w:b/>
          <w:bCs/>
          <w:i/>
          <w:iCs/>
        </w:rPr>
        <w:t xml:space="preserve">Characteristics: </w:t>
      </w:r>
    </w:p>
    <w:p w:rsidRPr="002F6907" w:rsidR="00177EC0" w:rsidP="00177EC0" w:rsidRDefault="00177EC0" w14:paraId="09E05299" w14:textId="53EB4903">
      <w:pPr>
        <w:pStyle w:val="NoSpacing"/>
      </w:pPr>
      <w:r w:rsidRPr="002F6907">
        <w:t>Shiny, good conductors of heat and electricity, malleable, and ductile.</w:t>
      </w:r>
    </w:p>
    <w:p w:rsidRPr="002F6907" w:rsidR="00177EC0" w:rsidP="00177EC0" w:rsidRDefault="00177EC0" w14:paraId="7DCD6582" w14:textId="4836ADFB">
      <w:pPr>
        <w:pStyle w:val="NoSpacing"/>
      </w:pPr>
      <w:r w:rsidRPr="002F6907">
        <w:t>Tend to lose electrons easily during chemical reactions, forming positive ions.</w:t>
      </w:r>
    </w:p>
    <w:p w:rsidRPr="002F6907" w:rsidR="00177EC0" w:rsidP="00177EC0" w:rsidRDefault="00177EC0" w14:paraId="4BBC39B1" w14:textId="3A67E3AF">
      <w:pPr>
        <w:pStyle w:val="NoSpacing"/>
      </w:pPr>
      <w:r>
        <w:t>Examples: Sodium (Na), Magnesium (Mg), Calcium (Ca)</w:t>
      </w:r>
      <w:r w:rsidR="00814BFD">
        <w:t>.</w:t>
      </w:r>
    </w:p>
    <w:p w:rsidRPr="002F6907" w:rsidR="00177EC0" w:rsidP="00177EC0" w:rsidRDefault="00177EC0" w14:paraId="0EFE12BF" w14:textId="77777777">
      <w:pPr>
        <w:pStyle w:val="NoSpacing"/>
        <w:rPr>
          <w:b/>
        </w:rPr>
      </w:pPr>
      <w:r w:rsidRPr="002F6907">
        <w:rPr>
          <w:b/>
        </w:rPr>
        <w:t>Nonmetals:</w:t>
      </w:r>
    </w:p>
    <w:p w:rsidRPr="002F6907" w:rsidR="00177EC0" w:rsidP="00177EC0" w:rsidRDefault="008F5318" w14:paraId="61FD7DA3" w14:textId="445B868E">
      <w:pPr>
        <w:pStyle w:val="NoSpacing"/>
      </w:pPr>
      <w:r w:rsidR="1649C2AB">
        <w:rPr/>
        <w:t xml:space="preserve">The elements </w:t>
      </w:r>
      <w:del w:author="Micah Newman" w:date="2024-11-18T23:53:54.622Z" w:id="1428365661">
        <w:r w:rsidDel="1649C2AB">
          <w:delText xml:space="preserve">are </w:delText>
        </w:r>
      </w:del>
      <w:r w:rsidR="1649C2AB">
        <w:rPr/>
        <w:t>located</w:t>
      </w:r>
      <w:r w:rsidR="1649C2AB">
        <w:rPr/>
        <w:t xml:space="preserve"> </w:t>
      </w:r>
      <w:r w:rsidR="2BCBEC49">
        <w:rPr/>
        <w:t>on the right side of the periodic table, primarily in Groups 14</w:t>
      </w:r>
      <w:r w:rsidR="6448C53E">
        <w:rPr/>
        <w:t>–</w:t>
      </w:r>
      <w:r w:rsidR="2BCBEC49">
        <w:rPr/>
        <w:t>18</w:t>
      </w:r>
      <w:ins w:author="Micah Newman" w:date="2024-11-18T23:53:47.997Z" w:id="1147750343">
        <w:r w:rsidR="2D19FC7B">
          <w:t>, are</w:t>
        </w:r>
      </w:ins>
      <w:r w:rsidR="2469B85F">
        <w:rPr/>
        <w:t xml:space="preserve"> known as nonmetals</w:t>
      </w:r>
      <w:r w:rsidR="2BCBEC49">
        <w:rPr/>
        <w:t>.</w:t>
      </w:r>
    </w:p>
    <w:p w:rsidRPr="00624DBC" w:rsidR="00DF4E3F" w:rsidP="63250677" w:rsidRDefault="00177EC0" w14:paraId="64F77E97" w14:textId="77777777">
      <w:pPr>
        <w:pStyle w:val="NoSpacing"/>
        <w:rPr>
          <w:b/>
          <w:bCs/>
          <w:i/>
          <w:iCs/>
        </w:rPr>
      </w:pPr>
      <w:r w:rsidRPr="63250677">
        <w:rPr>
          <w:b/>
          <w:bCs/>
          <w:i/>
          <w:iCs/>
        </w:rPr>
        <w:t xml:space="preserve">Characteristics: </w:t>
      </w:r>
    </w:p>
    <w:p w:rsidRPr="002F6907" w:rsidR="00177EC0" w:rsidP="00177EC0" w:rsidRDefault="00177EC0" w14:paraId="54C9BED0" w14:textId="57BC117B">
      <w:pPr>
        <w:pStyle w:val="NoSpacing"/>
      </w:pPr>
      <w:r w:rsidRPr="002F6907">
        <w:t>Dull, poor conductors of heat and electricity, brittle in solid form.</w:t>
      </w:r>
    </w:p>
    <w:p w:rsidRPr="002F6907" w:rsidR="00177EC0" w:rsidP="00177EC0" w:rsidRDefault="00177EC0" w14:paraId="5AAA2147" w14:textId="77777777">
      <w:pPr>
        <w:pStyle w:val="NoSpacing"/>
      </w:pPr>
      <w:r w:rsidRPr="002F6907">
        <w:t>Tend to gain or share electrons in reactions, forming negative ions or covalent bonds.</w:t>
      </w:r>
    </w:p>
    <w:p w:rsidRPr="002F6907" w:rsidR="00177EC0" w:rsidP="00177EC0" w:rsidRDefault="00177EC0" w14:paraId="4BCB9A54" w14:textId="77777777">
      <w:pPr>
        <w:pStyle w:val="NoSpacing"/>
      </w:pPr>
      <w:r w:rsidRPr="002F6907">
        <w:t>Examples: Oxygen (O), Carbon (C), Chlorine (Cl).</w:t>
      </w:r>
    </w:p>
    <w:p w:rsidRPr="002F6907" w:rsidR="00177EC0" w:rsidP="00177EC0" w:rsidRDefault="00177EC0" w14:paraId="715867D1" w14:textId="7FB7F3FA">
      <w:pPr>
        <w:pStyle w:val="NoSpacing"/>
        <w:rPr>
          <w:b/>
        </w:rPr>
      </w:pPr>
      <w:r w:rsidRPr="002F6907">
        <w:rPr>
          <w:b/>
        </w:rPr>
        <w:t>Metalloids:</w:t>
      </w:r>
    </w:p>
    <w:p w:rsidRPr="002F6907" w:rsidR="00177EC0" w:rsidP="00177EC0" w:rsidRDefault="000524C9" w14:paraId="6793B688" w14:textId="5525F8AF">
      <w:pPr>
        <w:pStyle w:val="NoSpacing"/>
      </w:pPr>
      <w:r>
        <w:t>The elements are f</w:t>
      </w:r>
      <w:r w:rsidR="00177EC0">
        <w:t>ound along the staircase line</w:t>
      </w:r>
      <w:r w:rsidR="00A77975">
        <w:t xml:space="preserve"> also known as metal</w:t>
      </w:r>
      <w:r w:rsidR="00A16D38">
        <w:t>–</w:t>
      </w:r>
      <w:r w:rsidR="00A77975">
        <w:t>nonmetal line</w:t>
      </w:r>
      <w:r w:rsidR="00177EC0">
        <w:t xml:space="preserve"> separates metals and nonmetals (</w:t>
      </w:r>
      <w:r w:rsidR="00A77975">
        <w:t xml:space="preserve">including </w:t>
      </w:r>
      <w:r w:rsidR="00177EC0">
        <w:t>elements like silicon and arsenic)</w:t>
      </w:r>
      <w:r w:rsidR="00A77975">
        <w:t xml:space="preserve"> known as metalloids</w:t>
      </w:r>
      <w:r w:rsidR="00177EC0">
        <w:t>.</w:t>
      </w:r>
    </w:p>
    <w:p w:rsidRPr="00624DBC" w:rsidR="00A77975" w:rsidP="63250677" w:rsidRDefault="00177EC0" w14:paraId="25AA27F1" w14:textId="77777777">
      <w:pPr>
        <w:pStyle w:val="NoSpacing"/>
        <w:rPr>
          <w:b/>
          <w:bCs/>
          <w:i/>
          <w:iCs/>
        </w:rPr>
      </w:pPr>
      <w:r w:rsidRPr="63250677">
        <w:rPr>
          <w:b/>
          <w:bCs/>
          <w:i/>
          <w:iCs/>
        </w:rPr>
        <w:t xml:space="preserve">Characteristics: </w:t>
      </w:r>
    </w:p>
    <w:p w:rsidRPr="002F6907" w:rsidR="00177EC0" w:rsidP="00177EC0" w:rsidRDefault="00177EC0" w14:paraId="28CE781E" w14:textId="20D16F4D">
      <w:pPr>
        <w:pStyle w:val="NoSpacing"/>
      </w:pPr>
      <w:r w:rsidR="2BCBEC49">
        <w:rPr/>
        <w:t xml:space="preserve">Have properties of both metals and nonmetals, </w:t>
      </w:r>
      <w:del w:author="Micah Newman" w:date="2024-11-18T23:56:43.858Z" w:id="1795761575">
        <w:r w:rsidDel="2BCBEC49">
          <w:delText>such as being</w:delText>
        </w:r>
      </w:del>
      <w:ins w:author="Micah Newman" w:date="2024-11-18T23:56:41.501Z" w:id="2083486063">
        <w:r w:rsidR="48B03286">
          <w:t>making them</w:t>
        </w:r>
      </w:ins>
      <w:r w:rsidR="2BCBEC49">
        <w:rPr/>
        <w:t xml:space="preserve"> semiconductors.</w:t>
      </w:r>
    </w:p>
    <w:p w:rsidRPr="002F6907" w:rsidR="00177EC0" w:rsidP="00177EC0" w:rsidRDefault="00177EC0" w14:paraId="13E2E248" w14:textId="588E3BCC">
      <w:pPr>
        <w:pStyle w:val="NoSpacing"/>
      </w:pPr>
      <w:r>
        <w:t xml:space="preserve">Examples: Silicon (Si), Boron (B), </w:t>
      </w:r>
      <w:r w:rsidR="000771E8">
        <w:t xml:space="preserve">and </w:t>
      </w:r>
      <w:r>
        <w:t>Arsenic (As).</w:t>
      </w:r>
    </w:p>
    <w:p w:rsidRPr="002F6907" w:rsidR="00177EC0" w:rsidP="00177EC0" w:rsidRDefault="00177EC0" w14:paraId="5C1B66EC" w14:textId="77777777">
      <w:pPr>
        <w:pStyle w:val="NoSpacing"/>
      </w:pPr>
    </w:p>
    <w:p w:rsidRPr="002F6907" w:rsidR="00177EC0" w:rsidP="00177EC0" w:rsidRDefault="00177EC0" w14:paraId="4859C241" w14:textId="77777777">
      <w:pPr>
        <w:pStyle w:val="NoSpacing"/>
      </w:pPr>
    </w:p>
    <w:p w:rsidRPr="00624DBC" w:rsidR="00DB3D8D" w:rsidP="00DB3D8D" w:rsidRDefault="00DB3D8D" w14:paraId="4C4DB029" w14:textId="67DD9EA4">
      <w:pPr>
        <w:pStyle w:val="Heading3"/>
        <w:rPr>
          <w:b/>
          <w:bCs/>
          <w:color w:val="auto"/>
        </w:rPr>
      </w:pPr>
      <w:r w:rsidRPr="63250677">
        <w:rPr>
          <w:color w:val="auto"/>
          <w:highlight w:val="yellow"/>
        </w:rPr>
        <w:t>&lt;H2&gt;</w:t>
      </w:r>
      <w:r w:rsidRPr="63250677">
        <w:rPr>
          <w:color w:val="auto"/>
        </w:rPr>
        <w:t xml:space="preserve"> </w:t>
      </w:r>
      <w:r w:rsidRPr="63250677">
        <w:rPr>
          <w:b/>
          <w:bCs/>
          <w:color w:val="auto"/>
        </w:rPr>
        <w:t>Progress Check</w:t>
      </w:r>
      <w:r w:rsidRPr="63250677" w:rsidR="34FF0E79">
        <w:rPr>
          <w:b/>
          <w:bCs/>
          <w:color w:val="auto"/>
        </w:rPr>
        <w:t xml:space="preserve"> 3</w:t>
      </w:r>
    </w:p>
    <w:p w:rsidRPr="002F6907" w:rsidR="00177EC0" w:rsidP="63250677" w:rsidRDefault="34FF0E79" w14:paraId="7B92DD16" w14:textId="1AD12DC5">
      <w:pPr>
        <w:pStyle w:val="NoSpacing"/>
        <w:numPr>
          <w:ilvl w:val="0"/>
          <w:numId w:val="2"/>
        </w:numPr>
      </w:pPr>
      <w:r>
        <w:t xml:space="preserve">Identify whether the following elements are metals, metalloids, or nonmetals: Silicon, Oxygen, and Magnesium. </w:t>
      </w:r>
    </w:p>
    <w:p w:rsidRPr="002F6907" w:rsidR="00177EC0" w:rsidP="63250677" w:rsidRDefault="00177EC0" w14:paraId="55F09760" w14:textId="77626795" w14:noSpellErr="1">
      <w:pPr>
        <w:pStyle w:val="NoSpacing"/>
        <w:numPr>
          <w:ilvl w:val="0"/>
          <w:numId w:val="2"/>
        </w:numPr>
        <w:rPr/>
      </w:pPr>
      <w:r w:rsidR="2BCBEC49">
        <w:rPr/>
        <w:t xml:space="preserve">Compare the properties of metals and metalloids. </w:t>
      </w:r>
      <w:commentRangeStart w:id="1066853336"/>
      <w:r w:rsidR="2BCBEC49">
        <w:rPr/>
        <w:t>How do these</w:t>
      </w:r>
      <w:r w:rsidR="5FBF5703">
        <w:rPr/>
        <w:t xml:space="preserve"> properties influence their use </w:t>
      </w:r>
      <w:r w:rsidR="2BCBEC49">
        <w:rPr/>
        <w:t>in different industries? Provide examples.</w:t>
      </w:r>
      <w:commentRangeEnd w:id="1066853336"/>
      <w:r>
        <w:rPr>
          <w:rStyle w:val="CommentReference"/>
        </w:rPr>
        <w:commentReference w:id="1066853336"/>
      </w:r>
    </w:p>
    <w:p w:rsidRPr="002F6907" w:rsidR="00177EC0" w:rsidP="00D43A0C" w:rsidRDefault="00177EC0" w14:paraId="53691B68" w14:textId="3A7214AD">
      <w:pPr>
        <w:pStyle w:val="Heading2"/>
      </w:pPr>
    </w:p>
    <w:p w:rsidRPr="00624DBC" w:rsidR="00D43A0C" w:rsidP="00D43A0C" w:rsidRDefault="00D43A0C" w14:paraId="20B4B778" w14:textId="2CD0C3E8">
      <w:pPr>
        <w:pStyle w:val="Heading2"/>
        <w:rPr>
          <w:b w:val="1"/>
          <w:bCs w:val="1"/>
          <w:color w:val="auto"/>
        </w:rPr>
      </w:pPr>
      <w:r w:rsidRPr="05DEA9AA" w:rsidR="0F7A8F63">
        <w:rPr>
          <w:color w:val="auto"/>
          <w:highlight w:val="yellow"/>
        </w:rPr>
        <w:t>&lt;H1&gt;</w:t>
      </w:r>
      <w:r w:rsidRPr="05DEA9AA" w:rsidR="0F7A8F63">
        <w:rPr>
          <w:color w:val="auto"/>
        </w:rPr>
        <w:t xml:space="preserve"> </w:t>
      </w:r>
      <w:r w:rsidRPr="05DEA9AA" w:rsidR="74605202">
        <w:rPr>
          <w:color w:val="auto"/>
        </w:rPr>
        <w:t>Lewis dot structure</w:t>
      </w:r>
      <w:ins w:author="Micah Newman" w:date="2024-11-19T00:05:43.469Z" w:id="1598063454">
        <w:r w:rsidRPr="05DEA9AA" w:rsidR="4A7EC72D">
          <w:rPr>
            <w:color w:val="auto"/>
          </w:rPr>
          <w:t>s</w:t>
        </w:r>
      </w:ins>
    </w:p>
    <w:p w:rsidRPr="002F6907" w:rsidR="00D43A0C" w:rsidP="00D43A0C" w:rsidRDefault="00D43A0C" w14:paraId="0B6DEE1F" w14:textId="2940E74B">
      <w:pPr>
        <w:pStyle w:val="NoSpacing"/>
      </w:pPr>
      <w:del w:author="Micah Newman" w:date="2024-11-19T00:05:48.403Z" w:id="1124401027">
        <w:r w:rsidDel="0F7A8F63">
          <w:delText xml:space="preserve">The </w:delText>
        </w:r>
      </w:del>
      <w:ins w:author="Micah Newman" w:date="2024-11-19T00:06:02.936Z" w:id="497894762">
        <w:r w:rsidR="693A8E01">
          <w:t>Dra</w:t>
        </w:r>
        <w:r w:rsidRPr="05DEA9AA" w:rsidR="693A8E01">
          <w:rPr>
            <w:rFonts w:ascii="Helvetica" w:hAnsi="Helvetica" w:eastAsia="Helvetica" w:cs="Helvetica"/>
            <w:noProof w:val="0"/>
            <w:color w:val="212121"/>
            <w:sz w:val="21"/>
            <w:szCs w:val="21"/>
            <w:lang w:val="en-US"/>
          </w:rPr>
          <w:t>wing a</w:t>
        </w:r>
        <w:r w:rsidRPr="05DEA9AA" w:rsidR="693A8E01">
          <w:rPr>
            <w:rFonts w:ascii="Calibri" w:hAnsi="Calibri" w:eastAsia="Calibri" w:cs="Calibri"/>
            <w:noProof w:val="0"/>
            <w:sz w:val="22"/>
            <w:szCs w:val="22"/>
            <w:lang w:val="en-US"/>
          </w:rPr>
          <w:t xml:space="preserve"> </w:t>
        </w:r>
      </w:ins>
      <w:r w:rsidR="0F7A8F63">
        <w:rPr/>
        <w:t>Lewis dot structure</w:t>
      </w:r>
      <w:r w:rsidR="0F7A8F63">
        <w:rPr/>
        <w:t xml:space="preserve"> is </w:t>
      </w:r>
      <w:r w:rsidR="0F7A8F63">
        <w:rPr/>
        <w:t>a simple way</w:t>
      </w:r>
      <w:r w:rsidR="0F7A8F63">
        <w:rPr/>
        <w:t xml:space="preserve"> to </w:t>
      </w:r>
      <w:r w:rsidR="0F7A8F63">
        <w:rPr/>
        <w:t>represent</w:t>
      </w:r>
      <w:r w:rsidR="0F7A8F63">
        <w:rPr/>
        <w:t xml:space="preserve"> </w:t>
      </w:r>
      <w:r w:rsidR="0A867144">
        <w:rPr/>
        <w:t>the </w:t>
      </w:r>
      <w:r w:rsidR="0F7A8F63">
        <w:rPr/>
        <w:t>valence electrons</w:t>
      </w:r>
      <w:r w:rsidR="0A867144">
        <w:rPr/>
        <w:t xml:space="preserve"> of an element</w:t>
      </w:r>
      <w:r w:rsidR="5FBF5703">
        <w:rPr/>
        <w:t>. It shows the</w:t>
      </w:r>
      <w:r w:rsidR="0F7A8F63">
        <w:rPr/>
        <w:t xml:space="preserve"> symbol </w:t>
      </w:r>
      <w:r w:rsidR="0A867144">
        <w:rPr/>
        <w:t xml:space="preserve">of </w:t>
      </w:r>
      <w:r w:rsidR="153057DB">
        <w:rPr/>
        <w:t xml:space="preserve">an </w:t>
      </w:r>
      <w:r w:rsidR="0A867144">
        <w:rPr/>
        <w:t xml:space="preserve">element </w:t>
      </w:r>
      <w:r w:rsidR="0F7A8F63">
        <w:rPr/>
        <w:t xml:space="preserve">surrounded by </w:t>
      </w:r>
      <w:r w:rsidR="0A867144">
        <w:rPr/>
        <w:t>dots;</w:t>
      </w:r>
      <w:r w:rsidR="0F7A8F63">
        <w:rPr/>
        <w:t xml:space="preserve"> each </w:t>
      </w:r>
      <w:r w:rsidR="0A867144">
        <w:rPr/>
        <w:t xml:space="preserve">dot </w:t>
      </w:r>
      <w:r w:rsidR="0F7A8F63">
        <w:rPr/>
        <w:t>represent</w:t>
      </w:r>
      <w:r w:rsidR="0A867144">
        <w:rPr/>
        <w:t>s</w:t>
      </w:r>
      <w:r w:rsidR="0A867144">
        <w:rPr/>
        <w:t xml:space="preserve"> </w:t>
      </w:r>
      <w:r w:rsidR="0F7A8F63">
        <w:rPr/>
        <w:t xml:space="preserve">a valence electron. This helps visualize </w:t>
      </w:r>
      <w:r w:rsidR="0A867144">
        <w:rPr/>
        <w:t xml:space="preserve">which </w:t>
      </w:r>
      <w:r w:rsidR="0F7A8F63">
        <w:rPr/>
        <w:t xml:space="preserve">elements might </w:t>
      </w:r>
      <w:r w:rsidR="0A867144">
        <w:rPr/>
        <w:t xml:space="preserve">give up </w:t>
      </w:r>
      <w:del w:author="Micah Newman" w:date="2024-11-19T00:19:08.291Z" w:id="274925190">
        <w:r w:rsidDel="0A867144">
          <w:delText>and take away</w:delText>
        </w:r>
      </w:del>
      <w:r w:rsidR="0A867144">
        <w:rPr/>
        <w:t xml:space="preserve"> electrons from their valence shell </w:t>
      </w:r>
      <w:ins w:author="Micah Newman" w:date="2024-11-19T00:19:19.134Z" w:id="76985123">
        <w:r w:rsidR="69825761">
          <w:t>or take a</w:t>
        </w:r>
        <w:r w:rsidRPr="05DEA9AA" w:rsidR="69825761">
          <w:rPr>
            <w:rFonts w:ascii="Helvetica" w:hAnsi="Helvetica" w:eastAsia="Helvetica" w:cs="Helvetica"/>
            <w:noProof w:val="0"/>
            <w:color w:val="212121"/>
            <w:sz w:val="21"/>
            <w:szCs w:val="21"/>
            <w:lang w:val="en-US"/>
          </w:rPr>
          <w:t>way</w:t>
        </w:r>
      </w:ins>
      <w:ins w:author="Micah Newman" w:date="2024-11-19T00:20:10.331Z" w:id="1710364673">
        <w:r w:rsidRPr="05DEA9AA" w:rsidR="69825761">
          <w:rPr>
            <w:rFonts w:ascii="Helvetica" w:hAnsi="Helvetica" w:eastAsia="Helvetica" w:cs="Helvetica"/>
            <w:noProof w:val="0"/>
            <w:color w:val="212121"/>
            <w:sz w:val="21"/>
            <w:szCs w:val="21"/>
            <w:lang w:val="en-US"/>
          </w:rPr>
          <w:t xml:space="preserve"> electrons from atoms of other</w:t>
        </w:r>
      </w:ins>
      <w:ins w:author="Micah Newman" w:date="2024-11-19T00:19:19.134Z" w:id="2032752403">
        <w:r w:rsidRPr="05DEA9AA" w:rsidR="69825761">
          <w:rPr>
            <w:rFonts w:ascii="Helvetica" w:hAnsi="Helvetica" w:eastAsia="Helvetica" w:cs="Helvetica"/>
            <w:noProof w:val="0"/>
            <w:color w:val="212121"/>
            <w:sz w:val="21"/>
            <w:szCs w:val="21"/>
            <w:lang w:val="en-US"/>
          </w:rPr>
          <w:t xml:space="preserve"> elements</w:t>
        </w:r>
      </w:ins>
      <w:ins w:author="Micah Newman" w:date="2024-11-19T00:20:26.755Z" w:id="1144050800">
        <w:r w:rsidRPr="05DEA9AA" w:rsidR="470B91E3">
          <w:rPr>
            <w:rFonts w:ascii="Helvetica" w:hAnsi="Helvetica" w:eastAsia="Helvetica" w:cs="Helvetica"/>
            <w:noProof w:val="0"/>
            <w:color w:val="212121"/>
            <w:sz w:val="21"/>
            <w:szCs w:val="21"/>
            <w:lang w:val="en-US"/>
          </w:rPr>
          <w:t>. Later, you will learn ho</w:t>
        </w:r>
        <w:r w:rsidR="470B91E3">
          <w:t xml:space="preserve">w </w:t>
        </w:r>
      </w:ins>
      <w:ins w:author="Micah Newman" w:date="2024-11-19T00:21:03.939Z" w:id="2088931795">
        <w:r w:rsidR="470B91E3">
          <w:t xml:space="preserve">to use </w:t>
        </w:r>
        <w:r w:rsidR="470B91E3">
          <w:t>Le</w:t>
        </w:r>
      </w:ins>
      <w:ins w:author="Micah Newman" w:date="2024-11-19T00:21:14.534Z" w:id="693518954">
        <w:r w:rsidR="470B91E3">
          <w:t>wis</w:t>
        </w:r>
        <w:r w:rsidR="470B91E3">
          <w:t xml:space="preserve"> dot structures to represent chemical bonds.</w:t>
        </w:r>
      </w:ins>
      <w:ins w:author="Micah Newman" w:date="2024-11-19T00:20:26.755Z" w:id="305770859">
        <w:r w:rsidR="470B91E3">
          <w:t xml:space="preserve"> </w:t>
        </w:r>
      </w:ins>
      <w:del w:author="Micah Newman" w:date="2024-11-19T00:19:52.751Z" w:id="652268848">
        <w:r w:rsidDel="0A867144">
          <w:delText xml:space="preserve">and how they </w:delText>
        </w:r>
      </w:del>
      <w:del w:author="Micah Newman" w:date="2024-11-19T00:18:03.125Z" w:id="339049939">
        <w:r w:rsidDel="0A867144">
          <w:delText xml:space="preserve">get </w:delText>
        </w:r>
        <w:r w:rsidDel="0F7A8F63">
          <w:delText>bond</w:delText>
        </w:r>
        <w:r w:rsidDel="0A867144">
          <w:delText>ed</w:delText>
        </w:r>
        <w:r w:rsidDel="39A0DCB0">
          <w:delText xml:space="preserve"> </w:delText>
        </w:r>
        <w:r w:rsidDel="0A867144">
          <w:delText xml:space="preserve">to </w:delText>
        </w:r>
        <w:r w:rsidDel="0F7A8F63">
          <w:delText>each other.</w:delText>
        </w:r>
      </w:del>
    </w:p>
    <w:p w:rsidRPr="002F6907" w:rsidR="00D43A0C" w:rsidP="00D43A0C" w:rsidRDefault="00D43A0C" w14:paraId="1354DABB" w14:textId="77777777">
      <w:pPr>
        <w:pStyle w:val="NoSpacing"/>
      </w:pPr>
    </w:p>
    <w:p w:rsidRPr="002F6907" w:rsidR="00D43A0C" w:rsidP="00D43A0C" w:rsidRDefault="00D43A0C" w14:paraId="3957E5A4" w14:textId="77777777">
      <w:pPr>
        <w:pStyle w:val="NoSpacing"/>
      </w:pPr>
      <w:r w:rsidRPr="002F6907">
        <w:t>Steps to Draw a Lewis Dot Structure:</w:t>
      </w:r>
    </w:p>
    <w:p w:rsidRPr="002F6907" w:rsidR="00D43A0C" w:rsidP="00D43A0C" w:rsidRDefault="00D43A0C" w14:paraId="7C1196C5" w14:textId="77777777">
      <w:pPr>
        <w:pStyle w:val="NoSpacing"/>
      </w:pPr>
    </w:p>
    <w:p w:rsidRPr="002F6907" w:rsidR="00D43A0C" w:rsidP="00D43A0C" w:rsidRDefault="00D43A0C" w14:paraId="49D20DBC" w14:textId="77777777">
      <w:pPr>
        <w:pStyle w:val="NoSpacing"/>
      </w:pPr>
      <w:r w:rsidRPr="002F6907">
        <w:t>Write the element symbol.</w:t>
      </w:r>
    </w:p>
    <w:p w:rsidRPr="002F6907" w:rsidR="00D43A0C" w:rsidP="001819B9" w:rsidRDefault="00D43A0C" w14:paraId="1A65BD0A" w14:textId="77777777">
      <w:pPr>
        <w:pStyle w:val="NoSpacing"/>
        <w:numPr>
          <w:ilvl w:val="0"/>
          <w:numId w:val="8"/>
        </w:numPr>
      </w:pPr>
      <w:r>
        <w:t>Determine the number of valence electrons for the element.</w:t>
      </w:r>
    </w:p>
    <w:p w:rsidRPr="002F6907" w:rsidR="00D43A0C" w:rsidP="001819B9" w:rsidRDefault="00D43A0C" w14:paraId="4C11F702" w14:textId="77777777">
      <w:pPr>
        <w:pStyle w:val="NoSpacing"/>
        <w:numPr>
          <w:ilvl w:val="0"/>
          <w:numId w:val="8"/>
        </w:numPr>
      </w:pPr>
      <w:r w:rsidRPr="002F6907">
        <w:t>Place one dot for each valence electron around the symbol, starting on one side and moving clockwise.</w:t>
      </w:r>
    </w:p>
    <w:p w:rsidRPr="002F6907" w:rsidR="00572A02" w:rsidP="00D43A0C" w:rsidRDefault="00572A02" w14:paraId="4F69BE6E" w14:textId="77777777">
      <w:pPr>
        <w:pStyle w:val="NoSpacing"/>
      </w:pPr>
    </w:p>
    <w:p w:rsidRPr="002F6907" w:rsidR="00D43A0C" w:rsidP="00D43A0C" w:rsidRDefault="00D43A0C" w14:paraId="28FD899C" w14:textId="7D0855C7">
      <w:pPr>
        <w:pStyle w:val="NoSpacing"/>
      </w:pPr>
      <w:r w:rsidRPr="002F6907">
        <w:t>Example: Drawing the Lewis</w:t>
      </w:r>
      <w:r w:rsidRPr="002F6907" w:rsidR="00572A02">
        <w:t xml:space="preserve"> Dot Structure for Sodium (Na):</w:t>
      </w:r>
    </w:p>
    <w:p w:rsidRPr="002F6907" w:rsidR="00D43A0C" w:rsidP="00D43A0C" w:rsidRDefault="00D43A0C" w14:paraId="2194E0F1" w14:textId="77777777">
      <w:pPr>
        <w:pStyle w:val="NoSpacing"/>
      </w:pPr>
      <w:r w:rsidRPr="002F6907">
        <w:t>The symbol for sodium is "Na."</w:t>
      </w:r>
    </w:p>
    <w:p w:rsidRPr="002F6907" w:rsidR="00D43A0C" w:rsidP="00D43A0C" w:rsidRDefault="00D43A0C" w14:paraId="67864B06" w14:textId="29F23A33">
      <w:pPr>
        <w:pStyle w:val="NoSpacing"/>
      </w:pPr>
      <w:r>
        <w:t xml:space="preserve">Sodium has </w:t>
      </w:r>
      <w:r w:rsidR="008D105E">
        <w:t xml:space="preserve">one </w:t>
      </w:r>
      <w:r>
        <w:t>valence electron.</w:t>
      </w:r>
    </w:p>
    <w:p w:rsidRPr="002F6907" w:rsidR="00D43A0C" w:rsidP="00D43A0C" w:rsidRDefault="00572A02" w14:paraId="25F91E57" w14:textId="72D6F98D">
      <w:pPr>
        <w:pStyle w:val="NoSpacing"/>
      </w:pPr>
      <w:r>
        <w:t xml:space="preserve">Place </w:t>
      </w:r>
      <w:r w:rsidR="008D105E">
        <w:t xml:space="preserve">one </w:t>
      </w:r>
      <w:r>
        <w:t>dot next to the symbol.</w:t>
      </w:r>
    </w:p>
    <w:p w:rsidRPr="002F6907" w:rsidR="00572A02" w:rsidP="00D43A0C" w:rsidRDefault="00572A02" w14:paraId="0B39B340" w14:textId="24880805">
      <w:pPr>
        <w:pStyle w:val="NoSpacing"/>
      </w:pPr>
      <w:commentRangeStart w:id="6"/>
      <w:r w:rsidRPr="00F47FCD">
        <w:rPr>
          <w:noProof/>
        </w:rPr>
        <w:drawing>
          <wp:inline distT="0" distB="0" distL="0" distR="0" wp14:anchorId="11A85E71" wp14:editId="6CC0CA18">
            <wp:extent cx="1328536" cy="10477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7223" cy="1054601"/>
                    </a:xfrm>
                    <a:prstGeom prst="rect">
                      <a:avLst/>
                    </a:prstGeom>
                  </pic:spPr>
                </pic:pic>
              </a:graphicData>
            </a:graphic>
          </wp:inline>
        </w:drawing>
      </w:r>
      <w:commentRangeEnd w:id="6"/>
      <w:r w:rsidR="008312F8">
        <w:rPr>
          <w:rStyle w:val="CommentReference"/>
        </w:rPr>
        <w:commentReference w:id="6"/>
      </w:r>
    </w:p>
    <w:p w:rsidRPr="002F6907" w:rsidR="00C81AFB" w:rsidP="00C81AFB" w:rsidRDefault="00C81AFB" w14:paraId="4C8F9BCF" w14:textId="6CC4FC96">
      <w:r w:rsidRPr="002F6907">
        <w:t>Figure 5.</w:t>
      </w:r>
      <w:r w:rsidRPr="00632F5D" w:rsidR="00632F5D">
        <w:t>10.</w:t>
      </w:r>
      <w:r w:rsidRPr="002F6907">
        <w:rPr>
          <w:color w:val="FF0000"/>
        </w:rPr>
        <w:t xml:space="preserve"> </w:t>
      </w:r>
      <w:r w:rsidRPr="002F6907">
        <w:t>Lewis dot structure of sodium</w:t>
      </w:r>
    </w:p>
    <w:p w:rsidRPr="002F6907" w:rsidR="00E8199B" w:rsidP="00D43A0C" w:rsidRDefault="00E8199B" w14:paraId="11D0BFF5" w14:textId="77777777">
      <w:pPr>
        <w:pStyle w:val="NoSpacing"/>
      </w:pPr>
    </w:p>
    <w:p w:rsidRPr="002F6907" w:rsidR="00E8199B" w:rsidP="63250677" w:rsidRDefault="4E2A712C" w14:paraId="548A32CF" w14:textId="7E725BB8">
      <w:pPr>
        <w:pStyle w:val="Heading3"/>
      </w:pPr>
      <w:r w:rsidRPr="63250677">
        <w:rPr>
          <w:color w:val="auto"/>
          <w:highlight w:val="yellow"/>
        </w:rPr>
        <w:t>&lt;H2&gt;</w:t>
      </w:r>
      <w:r w:rsidRPr="63250677">
        <w:rPr>
          <w:color w:val="auto"/>
        </w:rPr>
        <w:t xml:space="preserve"> </w:t>
      </w:r>
      <w:r w:rsidRPr="63250677">
        <w:rPr>
          <w:b/>
          <w:bCs/>
          <w:color w:val="auto"/>
        </w:rPr>
        <w:t xml:space="preserve">Progress Check 4 </w:t>
      </w:r>
    </w:p>
    <w:p w:rsidRPr="002F6907" w:rsidR="00E8199B" w:rsidP="00D43A0C" w:rsidRDefault="00D43A0C" w14:paraId="6B0AFD10" w14:textId="396EF49D">
      <w:pPr>
        <w:pStyle w:val="NoSpacing"/>
      </w:pPr>
      <w:r w:rsidR="0F7A8F63">
        <w:rPr/>
        <w:t>Draw the Lewis dot str</w:t>
      </w:r>
      <w:r w:rsidR="1835F9D5">
        <w:rPr/>
        <w:t>ucture</w:t>
      </w:r>
      <w:del w:author="Micah Newman" w:date="2024-11-19T00:06:45.855Z" w:id="1182217166">
        <w:r w:rsidDel="1835F9D5">
          <w:delText>s</w:delText>
        </w:r>
      </w:del>
      <w:r w:rsidR="1835F9D5">
        <w:rPr/>
        <w:t xml:space="preserve"> for chlorine</w:t>
      </w:r>
      <w:r w:rsidR="0F7A8F63">
        <w:rPr/>
        <w:t>.</w:t>
      </w:r>
    </w:p>
    <w:p w:rsidRPr="002F6907" w:rsidR="00640D11" w:rsidP="00D43A0C" w:rsidRDefault="00640D11" w14:paraId="501A3BBF" w14:textId="2643987A">
      <w:pPr>
        <w:pStyle w:val="NoSpacing"/>
      </w:pPr>
    </w:p>
    <w:p w:rsidR="00E52C10" w:rsidP="00E52C10" w:rsidRDefault="00E52C10" w14:paraId="0A3D366C" w14:textId="35928697">
      <w:pPr>
        <w:pStyle w:val="Heading2"/>
        <w:rPr>
          <w:b/>
          <w:bCs/>
          <w:color w:val="auto"/>
        </w:rPr>
      </w:pPr>
      <w:r w:rsidRPr="63250677">
        <w:rPr>
          <w:color w:val="auto"/>
          <w:highlight w:val="yellow"/>
        </w:rPr>
        <w:t>&lt;H1&gt;</w:t>
      </w:r>
      <w:r w:rsidRPr="63250677">
        <w:rPr>
          <w:color w:val="auto"/>
        </w:rPr>
        <w:t xml:space="preserve"> </w:t>
      </w:r>
      <w:r w:rsidRPr="63250677">
        <w:rPr>
          <w:b/>
          <w:bCs/>
          <w:color w:val="auto"/>
        </w:rPr>
        <w:t>Power Up</w:t>
      </w:r>
    </w:p>
    <w:p w:rsidRPr="008312F8" w:rsidR="008312F8" w:rsidP="00537E29" w:rsidRDefault="008312F8" w14:paraId="5142289E" w14:textId="333F00B8">
      <w:r w:rsidRPr="00537E29">
        <w:rPr>
          <w:highlight w:val="yellow"/>
        </w:rPr>
        <w:t>The Questioneer Icon</w:t>
      </w:r>
    </w:p>
    <w:p w:rsidRPr="002F6907" w:rsidR="00EB02F3" w:rsidP="00EB02F3" w:rsidRDefault="00DC6843" w14:paraId="7465B353" w14:textId="443F3502">
      <w:r>
        <w:t xml:space="preserve">Reflect on the following prompts to think critically about the content and come up with meaningful questions for inquiry about </w:t>
      </w:r>
      <w:r w:rsidR="009B4D71">
        <w:t>c</w:t>
      </w:r>
      <w:r>
        <w:t xml:space="preserve">lassifying </w:t>
      </w:r>
      <w:r w:rsidR="009B4D71">
        <w:t>e</w:t>
      </w:r>
      <w:r>
        <w:t>lements:</w:t>
      </w:r>
    </w:p>
    <w:p w:rsidRPr="002F6907" w:rsidR="00DC6843" w:rsidP="00DC6843" w:rsidRDefault="00DC6843" w14:paraId="2CC39B16" w14:textId="756230C0">
      <w:pPr>
        <w:pStyle w:val="NoSpacing"/>
        <w:numPr>
          <w:ilvl w:val="0"/>
          <w:numId w:val="7"/>
        </w:numPr>
      </w:pPr>
      <w:r>
        <w:t xml:space="preserve">The </w:t>
      </w:r>
      <w:r w:rsidR="002065DA">
        <w:t>pattern or trend of elements on the periodic table is classified with the help of various properties like malleability, reactivity, and conductivity</w:t>
      </w:r>
      <w:r w:rsidR="00E86B0C">
        <w:t>.</w:t>
      </w:r>
    </w:p>
    <w:p w:rsidRPr="008312F8" w:rsidR="002000E3" w:rsidP="002065DA" w:rsidRDefault="001039D6" w14:paraId="4732C4BF" w14:textId="6B5A33E2">
      <w:pPr>
        <w:pStyle w:val="NoSpacing"/>
        <w:numPr>
          <w:ilvl w:val="0"/>
          <w:numId w:val="7"/>
        </w:numPr>
      </w:pPr>
      <w:r>
        <w:t>The classification of elements in the periodic table greatly influences their application in industries as well as technology.</w:t>
      </w:r>
    </w:p>
    <w:p w:rsidRPr="008312F8" w:rsidR="002000E3" w:rsidP="002065DA" w:rsidRDefault="00A85193" w14:paraId="3EBE2E7A" w14:textId="22A43E91">
      <w:pPr>
        <w:pStyle w:val="NoSpacing"/>
        <w:numPr>
          <w:ilvl w:val="0"/>
          <w:numId w:val="7"/>
        </w:numPr>
        <w:rPr/>
      </w:pPr>
      <w:ins w:author="Micah Newman" w:date="2024-11-19T00:07:36.267Z" w:id="159359517">
        <w:r w:rsidR="66546470">
          <w:t>Like an alkali metal, h</w:t>
        </w:r>
      </w:ins>
      <w:del w:author="Micah Newman" w:date="2024-11-19T00:07:32.191Z" w:id="688151986">
        <w:r w:rsidDel="73A8E216">
          <w:delText>H</w:delText>
        </w:r>
      </w:del>
      <w:r w:rsidR="73A8E216">
        <w:rPr/>
        <w:t xml:space="preserve">ydrogen (H) </w:t>
      </w:r>
      <w:r w:rsidR="5C081407">
        <w:rPr/>
        <w:t>ha</w:t>
      </w:r>
      <w:r w:rsidR="73A8E216">
        <w:rPr/>
        <w:t>s one</w:t>
      </w:r>
      <w:ins w:author="Micah Newman" w:date="2024-11-19T00:07:20.511Z" w:id="888349935">
        <w:r w:rsidR="114FB035">
          <w:t xml:space="preserve"> valence</w:t>
        </w:r>
      </w:ins>
      <w:r w:rsidR="73A8E216">
        <w:rPr/>
        <w:t xml:space="preserve"> electron</w:t>
      </w:r>
      <w:del w:author="Micah Newman" w:date="2024-11-19T00:07:43.551Z" w:id="1909750120">
        <w:r w:rsidDel="3687EE9F">
          <w:delText xml:space="preserve"> like </w:delText>
        </w:r>
        <w:r w:rsidDel="153057DB">
          <w:delText xml:space="preserve">an </w:delText>
        </w:r>
        <w:r w:rsidDel="3687EE9F">
          <w:delText xml:space="preserve">alkali </w:delText>
        </w:r>
        <w:r w:rsidDel="6F1B5B7D">
          <w:delText>metal</w:delText>
        </w:r>
      </w:del>
      <w:r w:rsidR="6F1B5B7D">
        <w:rPr/>
        <w:t>,</w:t>
      </w:r>
      <w:r w:rsidR="3687EE9F">
        <w:rPr/>
        <w:t xml:space="preserve"> but it behaves like a nonmetal.</w:t>
      </w:r>
    </w:p>
    <w:p w:rsidRPr="008312F8" w:rsidR="002000E3" w:rsidP="002065DA" w:rsidRDefault="4D6AC53E" w14:paraId="324D5289" w14:textId="6D5B554E">
      <w:pPr>
        <w:pStyle w:val="NoSpacing"/>
        <w:numPr>
          <w:ilvl w:val="0"/>
          <w:numId w:val="7"/>
        </w:numPr>
      </w:pPr>
      <w:r>
        <w:t>All l</w:t>
      </w:r>
      <w:r w:rsidR="002E5841">
        <w:t xml:space="preserve">anthanides </w:t>
      </w:r>
      <w:r w:rsidR="6DB841E6">
        <w:t xml:space="preserve">have very similar properties to </w:t>
      </w:r>
      <w:r w:rsidR="13BF09B5">
        <w:t>l</w:t>
      </w:r>
      <w:r w:rsidR="6DB841E6">
        <w:t xml:space="preserve">anthanum (Z = 57) while </w:t>
      </w:r>
      <w:r w:rsidR="002E5841">
        <w:t>a</w:t>
      </w:r>
      <w:r w:rsidR="7A69B1CF">
        <w:t xml:space="preserve">ll </w:t>
      </w:r>
      <w:r w:rsidR="002E5841">
        <w:t xml:space="preserve">actinides </w:t>
      </w:r>
      <w:r w:rsidR="0EF0F186">
        <w:t xml:space="preserve">have very similar properties to actinium (Z = 89). How can </w:t>
      </w:r>
      <w:r w:rsidR="3C16BE12">
        <w:t>these</w:t>
      </w:r>
      <w:r w:rsidR="0EF0F186">
        <w:t xml:space="preserve"> similarities be represented in a 3D Periodic Table?</w:t>
      </w:r>
    </w:p>
    <w:p w:rsidRPr="008312F8" w:rsidR="002065DA" w:rsidP="001819B9" w:rsidRDefault="10CA12C0" w14:paraId="412B9438" w14:textId="4EEB78B8">
      <w:pPr>
        <w:pStyle w:val="NoSpacing"/>
        <w:numPr>
          <w:ilvl w:val="0"/>
          <w:numId w:val="7"/>
        </w:numPr>
      </w:pPr>
      <w:r>
        <w:lastRenderedPageBreak/>
        <w:t>T</w:t>
      </w:r>
      <w:r w:rsidR="002000E3">
        <w:t xml:space="preserve">he periodic table and current classification system </w:t>
      </w:r>
      <w:r w:rsidR="663B167A">
        <w:t>may suffer modifications in the future with</w:t>
      </w:r>
      <w:r w:rsidR="002000E3">
        <w:t xml:space="preserve"> newly discovered elements </w:t>
      </w:r>
      <w:r w:rsidR="4A1C2A02">
        <w:t xml:space="preserve">that </w:t>
      </w:r>
      <w:r w:rsidR="002000E3">
        <w:t>have high atomic numbers.</w:t>
      </w:r>
      <w:r w:rsidR="00B769C1">
        <w:t xml:space="preserve"> </w:t>
      </w:r>
    </w:p>
    <w:p w:rsidRPr="002F6907" w:rsidR="00EB02F3" w:rsidP="00A96A3B" w:rsidRDefault="00EB02F3" w14:paraId="09B5E8D0" w14:textId="7E8CE9FD"/>
    <w:p w:rsidRPr="008312F8" w:rsidR="00EB02F3" w:rsidP="00EB02F3" w:rsidRDefault="00EB02F3" w14:paraId="459F8B0E" w14:textId="29C273AB">
      <w:pPr>
        <w:pStyle w:val="Heading2"/>
        <w:rPr>
          <w:b/>
          <w:bCs/>
          <w:color w:val="auto"/>
        </w:rPr>
      </w:pPr>
      <w:r w:rsidRPr="63250677">
        <w:rPr>
          <w:color w:val="auto"/>
          <w:highlight w:val="yellow"/>
        </w:rPr>
        <w:t>&lt;H1&gt;</w:t>
      </w:r>
      <w:r w:rsidRPr="63250677">
        <w:rPr>
          <w:color w:val="auto"/>
        </w:rPr>
        <w:t xml:space="preserve"> </w:t>
      </w:r>
      <w:r w:rsidRPr="63250677">
        <w:rPr>
          <w:b/>
          <w:bCs/>
          <w:color w:val="auto"/>
        </w:rPr>
        <w:t>Lesson Check</w:t>
      </w:r>
    </w:p>
    <w:p w:rsidRPr="002F6907" w:rsidR="00EB02F3" w:rsidP="00EB02F3" w:rsidRDefault="00EB02F3" w14:paraId="50B9D860" w14:textId="0F997B93">
      <w:pPr>
        <w:pStyle w:val="ListParagraph"/>
        <w:numPr>
          <w:ilvl w:val="0"/>
          <w:numId w:val="6"/>
        </w:numPr>
      </w:pPr>
      <w:r>
        <w:t>If you were asked to find an element that could replace sodium in road salt to melt ice, wh</w:t>
      </w:r>
      <w:r w:rsidR="124E4620">
        <w:t xml:space="preserve">ere </w:t>
      </w:r>
      <w:r>
        <w:t>on the periodic table</w:t>
      </w:r>
      <w:r w:rsidR="7664CD1D">
        <w:t xml:space="preserve"> would you look for</w:t>
      </w:r>
      <w:r>
        <w:t xml:space="preserve"> and why?</w:t>
      </w:r>
    </w:p>
    <w:p w:rsidRPr="002F6907" w:rsidR="00EB02F3" w:rsidP="00EB02F3" w:rsidRDefault="00EB02F3" w14:paraId="5F1D1A20" w14:textId="163DD69C" w14:noSpellErr="1">
      <w:pPr>
        <w:pStyle w:val="ListParagraph"/>
        <w:numPr>
          <w:ilvl w:val="0"/>
          <w:numId w:val="6"/>
        </w:numPr>
        <w:rPr/>
      </w:pPr>
      <w:commentRangeStart w:id="1503923713"/>
      <w:r w:rsidR="1835F9D5">
        <w:rPr/>
        <w:t xml:space="preserve">Explain how the position of an element in a group affects its valence electrons and chemical behavior. </w:t>
      </w:r>
      <w:r w:rsidR="1835F9D5">
        <w:rPr/>
        <w:t>Provide</w:t>
      </w:r>
      <w:r w:rsidR="1835F9D5">
        <w:rPr/>
        <w:t xml:space="preserve"> an example.</w:t>
      </w:r>
      <w:commentRangeEnd w:id="1503923713"/>
      <w:r>
        <w:rPr>
          <w:rStyle w:val="CommentReference"/>
        </w:rPr>
        <w:commentReference w:id="1503923713"/>
      </w:r>
    </w:p>
    <w:p w:rsidRPr="002F6907" w:rsidR="00EB02F3" w:rsidP="00EB02F3" w:rsidRDefault="00EB02F3" w14:paraId="11667169" w14:textId="6B939CF2">
      <w:pPr>
        <w:pStyle w:val="ListParagraph"/>
        <w:numPr>
          <w:ilvl w:val="0"/>
          <w:numId w:val="6"/>
        </w:numPr>
        <w:rPr/>
      </w:pPr>
      <w:commentRangeStart w:id="178175254"/>
      <w:commentRangeStart w:id="1510933120"/>
      <w:r w:rsidR="1835F9D5">
        <w:rPr/>
        <w:t xml:space="preserve">Compare the properties of metals and nonmetals based on their location on the periodic table. How do these locations help </w:t>
      </w:r>
      <w:r w:rsidR="4C54AB6A">
        <w:rPr/>
        <w:t xml:space="preserve">to </w:t>
      </w:r>
      <w:r w:rsidR="1835F9D5">
        <w:rPr/>
        <w:t>determine</w:t>
      </w:r>
      <w:r w:rsidR="1835F9D5">
        <w:rPr/>
        <w:t xml:space="preserve"> </w:t>
      </w:r>
      <w:ins w:author="Micah Newman" w:date="2024-11-19T00:08:41.927Z" w:id="1364988311">
        <w:r w:rsidR="3C74C67B">
          <w:t xml:space="preserve">whether </w:t>
        </w:r>
      </w:ins>
      <w:r w:rsidR="1835F9D5">
        <w:rPr/>
        <w:t xml:space="preserve">an element </w:t>
      </w:r>
      <w:del w:author="Micah Newman" w:date="2024-11-19T00:08:44.077Z" w:id="133431600">
        <w:r w:rsidDel="00EB02F3">
          <w:delText>whether it</w:delText>
        </w:r>
      </w:del>
      <w:r w:rsidR="4C54AB6A">
        <w:rPr/>
        <w:t xml:space="preserve"> </w:t>
      </w:r>
      <w:r w:rsidR="1835F9D5">
        <w:rPr/>
        <w:t>is a metal or a nonmetal?</w:t>
      </w:r>
      <w:commentRangeEnd w:id="178175254"/>
      <w:r>
        <w:rPr>
          <w:rStyle w:val="CommentReference"/>
        </w:rPr>
        <w:commentReference w:id="178175254"/>
      </w:r>
      <w:commentRangeEnd w:id="1510933120"/>
      <w:r>
        <w:rPr>
          <w:rStyle w:val="CommentReference"/>
        </w:rPr>
        <w:commentReference w:id="1510933120"/>
      </w:r>
    </w:p>
    <w:p w:rsidRPr="002F6907" w:rsidR="00EB02F3" w:rsidP="00EB02F3" w:rsidRDefault="00EB02F3" w14:paraId="7636A494" w14:textId="0709166F" w14:noSpellErr="1">
      <w:pPr>
        <w:pStyle w:val="ListParagraph"/>
        <w:numPr>
          <w:ilvl w:val="0"/>
          <w:numId w:val="6"/>
        </w:numPr>
        <w:rPr/>
      </w:pPr>
      <w:r w:rsidR="1835F9D5">
        <w:rPr/>
        <w:t>Magnesium and aluminum are located in adjacent groups on the periodic table.</w:t>
      </w:r>
      <w:r w:rsidR="1835F9D5">
        <w:rPr/>
        <w:t xml:space="preserve"> </w:t>
      </w:r>
      <w:commentRangeStart w:id="1867933216"/>
      <w:r w:rsidR="1835F9D5">
        <w:rPr/>
        <w:t xml:space="preserve">Predict how their properties might be similar or different based on their </w:t>
      </w:r>
      <w:r w:rsidR="644C3855">
        <w:rPr/>
        <w:t>position and</w:t>
      </w:r>
      <w:r w:rsidR="1835F9D5">
        <w:rPr/>
        <w:t xml:space="preserve"> explain your reasoning.</w:t>
      </w:r>
      <w:commentRangeEnd w:id="1867933216"/>
      <w:r>
        <w:rPr>
          <w:rStyle w:val="CommentReference"/>
        </w:rPr>
        <w:commentReference w:id="1867933216"/>
      </w:r>
    </w:p>
    <w:p w:rsidRPr="002F6907" w:rsidR="00EB02F3" w:rsidP="00EB02F3" w:rsidRDefault="00EB02F3" w14:paraId="51066EB7" w14:textId="46F718EB" w14:noSpellErr="1">
      <w:pPr>
        <w:pStyle w:val="ListParagraph"/>
        <w:numPr>
          <w:ilvl w:val="0"/>
          <w:numId w:val="6"/>
        </w:numPr>
        <w:rPr/>
      </w:pPr>
      <w:commentRangeStart w:id="752051846"/>
      <w:r w:rsidR="1835F9D5">
        <w:rPr/>
        <w:t xml:space="preserve">Why do elements in the same period show a gradual change in properties as you move from left to right? Describe what happens to atomic size and </w:t>
      </w:r>
      <w:r w:rsidR="551C4450">
        <w:rPr/>
        <w:t>other properties</w:t>
      </w:r>
      <w:r w:rsidR="1835F9D5">
        <w:rPr/>
        <w:t xml:space="preserve"> across a period.</w:t>
      </w:r>
      <w:commentRangeEnd w:id="752051846"/>
      <w:r>
        <w:rPr>
          <w:rStyle w:val="CommentReference"/>
        </w:rPr>
        <w:commentReference w:id="752051846"/>
      </w:r>
    </w:p>
    <w:p w:rsidRPr="002F6907" w:rsidR="00EB02F3" w:rsidP="00EB02F3" w:rsidRDefault="00EB02F3" w14:paraId="6BA166FA" w14:textId="05E9D709" w14:noSpellErr="1">
      <w:pPr>
        <w:pStyle w:val="ListParagraph"/>
        <w:numPr>
          <w:ilvl w:val="0"/>
          <w:numId w:val="6"/>
        </w:numPr>
        <w:rPr/>
      </w:pPr>
      <w:r w:rsidR="1835F9D5">
        <w:rPr/>
        <w:t xml:space="preserve">Draw the Lewis dot structure for oxygen. Explain how it </w:t>
      </w:r>
      <w:r w:rsidR="1835F9D5">
        <w:rPr/>
        <w:t>indicates</w:t>
      </w:r>
      <w:r w:rsidR="1835F9D5">
        <w:rPr/>
        <w:t xml:space="preserve"> the number of bonds</w:t>
      </w:r>
      <w:r w:rsidR="4C54AB6A">
        <w:rPr/>
        <w:t xml:space="preserve"> that</w:t>
      </w:r>
      <w:r w:rsidR="1835F9D5">
        <w:rPr/>
        <w:t xml:space="preserve"> oxygen can form with other elements.</w:t>
      </w:r>
      <w:commentRangeStart w:id="2086021401"/>
      <w:commentRangeEnd w:id="2086021401"/>
      <w:r>
        <w:rPr>
          <w:rStyle w:val="CommentReference"/>
        </w:rPr>
        <w:commentReference w:id="2086021401"/>
      </w:r>
    </w:p>
    <w:p w:rsidR="63250677" w:rsidP="63250677" w:rsidRDefault="63250677" w14:paraId="30C5C5B7" w14:textId="43FD805E">
      <w:pPr>
        <w:pStyle w:val="ListParagraph"/>
      </w:pPr>
    </w:p>
    <w:p w:rsidRPr="008312F8" w:rsidR="00EB02F3" w:rsidP="00EB02F3" w:rsidRDefault="00EB02F3" w14:paraId="7F30F373" w14:textId="4723C134">
      <w:pPr>
        <w:pStyle w:val="Heading2"/>
        <w:rPr>
          <w:b/>
          <w:bCs/>
          <w:color w:val="auto"/>
        </w:rPr>
      </w:pPr>
      <w:r w:rsidRPr="63250677">
        <w:rPr>
          <w:color w:val="auto"/>
          <w:highlight w:val="yellow"/>
        </w:rPr>
        <w:t>&lt;H1&gt;</w:t>
      </w:r>
      <w:r w:rsidRPr="63250677">
        <w:rPr>
          <w:color w:val="auto"/>
        </w:rPr>
        <w:t xml:space="preserve"> </w:t>
      </w:r>
      <w:r w:rsidRPr="63250677">
        <w:rPr>
          <w:b/>
          <w:bCs/>
          <w:color w:val="auto"/>
        </w:rPr>
        <w:t>Beyond the Lesson</w:t>
      </w:r>
    </w:p>
    <w:p w:rsidRPr="002F6907" w:rsidR="00EB02F3" w:rsidP="00EB02F3" w:rsidRDefault="00EB02F3" w14:paraId="447FE1F0" w14:textId="6F3187AA">
      <w:r>
        <w:t xml:space="preserve">The periodic table is more than just a chart; it’s a tool that helps us make sense of the elements around us. For example, when creating alloys, manufacturers can predict which metals will mix well together to form </w:t>
      </w:r>
      <w:r w:rsidR="002000E3">
        <w:t xml:space="preserve">strong </w:t>
      </w:r>
      <w:r>
        <w:t>mate</w:t>
      </w:r>
      <w:r w:rsidR="001819B9">
        <w:t>rials</w:t>
      </w:r>
      <w:r>
        <w:t xml:space="preserve">, lightweight, or resistant to corrosion. In medicine, understanding the properties of different elements helps scientists design drugs that can interact effectively </w:t>
      </w:r>
      <w:r w:rsidR="000771E8">
        <w:t xml:space="preserve">with </w:t>
      </w:r>
      <w:r w:rsidR="007B2D50">
        <w:t>the human body</w:t>
      </w:r>
      <w:r>
        <w:t xml:space="preserve">. </w:t>
      </w:r>
      <w:r w:rsidR="1903F903">
        <w:t>I</w:t>
      </w:r>
      <w:r>
        <w:t>n environmental science, the periodic table helps us understand how pollutants behave and how they can be neutralized.</w:t>
      </w:r>
    </w:p>
    <w:p w:rsidRPr="00EB02F3" w:rsidR="00EB02F3" w:rsidP="00EB02F3" w:rsidRDefault="00EB02F3" w14:paraId="64F973AF" w14:textId="542E11B4">
      <w:r>
        <w:t>Knowing how to read the periodic table enables you to understand not just what elements are, but also how they can be used to solve practical problems</w:t>
      </w:r>
      <w:r w:rsidR="007B2D50">
        <w:t>.</w:t>
      </w:r>
    </w:p>
    <w:sectPr w:rsidRPr="00EB02F3" w:rsidR="00EB02F3">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SME 1" w:author="Chem SME 1" w:date="2024-11-12T14:38:00Z" w:id="1">
    <w:p w:rsidR="00CD13E1" w:rsidRDefault="00CD13E1" w14:paraId="732831A6" w14:textId="4E6902D3">
      <w:pPr>
        <w:pStyle w:val="CommentText"/>
      </w:pPr>
      <w:r>
        <w:rPr>
          <w:rStyle w:val="CommentReference"/>
        </w:rPr>
        <w:annotationRef/>
      </w:r>
      <w:r>
        <w:t>Image ID- 2172155975</w:t>
      </w:r>
    </w:p>
  </w:comment>
  <w:comment w:initials="SME 1" w:author="Chem SME 1" w:date="2024-11-12T14:40:00Z" w:id="2">
    <w:p w:rsidR="00CD13E1" w:rsidRDefault="00CD13E1" w14:paraId="11171A30" w14:textId="446642E1">
      <w:pPr>
        <w:pStyle w:val="CommentText"/>
      </w:pPr>
      <w:r>
        <w:rPr>
          <w:rStyle w:val="CommentReference"/>
        </w:rPr>
        <w:annotationRef/>
      </w:r>
      <w:r>
        <w:t>@Photo: 2376446491</w:t>
      </w:r>
    </w:p>
  </w:comment>
  <w:comment w:initials="TQ" w:author="Tayyaba Qureshi" w:date="2024-11-07T22:34:00Z" w:id="3">
    <w:p w:rsidR="00F47FCD" w:rsidP="00F47FCD" w:rsidRDefault="00F47FCD" w14:paraId="19202137" w14:textId="77777777">
      <w:pPr>
        <w:pStyle w:val="CommentText"/>
      </w:pPr>
      <w:r>
        <w:rPr>
          <w:rStyle w:val="CommentReference"/>
        </w:rPr>
        <w:annotationRef/>
      </w:r>
      <w:r>
        <w:t>@Photo: 2198364377</w:t>
      </w:r>
    </w:p>
  </w:comment>
  <w:comment w:initials="SME 1" w:author="Chem SME 1" w:date="2024-11-12T15:23:00Z" w:id="4">
    <w:p w:rsidR="00624DBC" w:rsidRDefault="00624DBC" w14:paraId="0C6982FE" w14:textId="16E6CF19">
      <w:pPr>
        <w:pStyle w:val="CommentText"/>
      </w:pPr>
      <w:r>
        <w:rPr>
          <w:rStyle w:val="CommentReference"/>
        </w:rPr>
        <w:annotationRef/>
      </w:r>
      <w:r>
        <w:t>@Art and Brief: create a similar image</w:t>
      </w:r>
    </w:p>
  </w:comment>
  <w:comment w:initials="SME 1" w:author="Chem SME 1" w:date="2024-11-12T15:24:00Z" w:id="5">
    <w:p w:rsidR="00624DBC" w:rsidRDefault="00624DBC" w14:paraId="0646988C" w14:textId="6BDD4B3F">
      <w:pPr>
        <w:pStyle w:val="CommentText"/>
      </w:pPr>
      <w:r>
        <w:rPr>
          <w:rStyle w:val="CommentReference"/>
        </w:rPr>
        <w:annotationRef/>
      </w:r>
      <w:r>
        <w:t>@art and brief: create a similar image</w:t>
      </w:r>
    </w:p>
  </w:comment>
  <w:comment w:initials="SME 1" w:author="Chem SME 1" w:date="2024-11-12T15:25:00Z" w:id="6">
    <w:p w:rsidR="008312F8" w:rsidRDefault="008312F8" w14:paraId="64B5C5F9" w14:textId="3281B892">
      <w:pPr>
        <w:pStyle w:val="CommentText"/>
      </w:pPr>
      <w:r>
        <w:rPr>
          <w:rStyle w:val="CommentReference"/>
        </w:rPr>
        <w:annotationRef/>
      </w:r>
      <w:r>
        <w:t>@Photo: Shutterstock ID: 2114102870</w:t>
      </w:r>
    </w:p>
  </w:comment>
  <w:comment xmlns:w="http://schemas.openxmlformats.org/wordprocessingml/2006/main" w:initials="MN" w:author="Micah Newman" w:date="2024-11-18T17:56:12" w:id="1168762385">
    <w:p xmlns:w14="http://schemas.microsoft.com/office/word/2010/wordml" xmlns:w="http://schemas.openxmlformats.org/wordprocessingml/2006/main" w:rsidR="2DE8621F" w:rsidRDefault="36E580DF" w14:paraId="502622E1" w14:textId="1D0CB20C">
      <w:pPr>
        <w:pStyle w:val="CommentText"/>
      </w:pPr>
      <w:r>
        <w:rPr>
          <w:rStyle w:val="CommentReference"/>
        </w:rPr>
        <w:annotationRef/>
      </w:r>
      <w:r w:rsidRPr="4DCADDF2" w:rsidR="14498614">
        <w:t>"Phenomena" (singular "phenomenon") is an observable event. The correct word here is "properties."</w:t>
      </w:r>
    </w:p>
  </w:comment>
  <w:comment xmlns:w="http://schemas.openxmlformats.org/wordprocessingml/2006/main" w:initials="MN" w:author="Micah Newman" w:date="2024-11-18T17:56:49" w:id="375507595">
    <w:p xmlns:w14="http://schemas.microsoft.com/office/word/2010/wordml" xmlns:w="http://schemas.openxmlformats.org/wordprocessingml/2006/main" w:rsidR="68A19BDB" w:rsidRDefault="2C0C3080" w14:paraId="6FF00FD0" w14:textId="124803AE">
      <w:pPr>
        <w:pStyle w:val="CommentText"/>
      </w:pPr>
      <w:r>
        <w:rPr>
          <w:rStyle w:val="CommentReference"/>
        </w:rPr>
        <w:annotationRef/>
      </w:r>
      <w:r w:rsidRPr="450B7377" w:rsidR="290A5008">
        <w:t>These should be two separate terms, whose definitions are descriptions rather than complete sentences.</w:t>
      </w:r>
    </w:p>
  </w:comment>
  <w:comment xmlns:w="http://schemas.openxmlformats.org/wordprocessingml/2006/main" w:initials="MN" w:author="Micah Newman" w:date="2024-11-18T18:52:05" w:id="264126860">
    <w:p xmlns:w14="http://schemas.microsoft.com/office/word/2010/wordml" xmlns:w="http://schemas.openxmlformats.org/wordprocessingml/2006/main" w:rsidR="4394D015" w:rsidRDefault="606E510C" w14:paraId="29885084" w14:textId="04130750">
      <w:pPr>
        <w:pStyle w:val="CommentText"/>
      </w:pPr>
      <w:r>
        <w:rPr>
          <w:rStyle w:val="CommentReference"/>
        </w:rPr>
        <w:annotationRef/>
      </w:r>
      <w:r w:rsidRPr="27C21075" w:rsidR="4FB4B728">
        <w:t>What are students supposed to be using to determine what the properties of elements are? Right now it sounds as if they're just supposed to look at the periodic table, which doesn't have that information.</w:t>
      </w:r>
    </w:p>
    <w:p xmlns:w14="http://schemas.microsoft.com/office/word/2010/wordml" xmlns:w="http://schemas.openxmlformats.org/wordprocessingml/2006/main" w:rsidR="20D6EA9C" w:rsidRDefault="2CBCD0DC" w14:paraId="41CE0CC5" w14:textId="43A85C9F">
      <w:pPr>
        <w:pStyle w:val="CommentText"/>
      </w:pPr>
    </w:p>
    <w:p xmlns:w14="http://schemas.microsoft.com/office/word/2010/wordml" xmlns:w="http://schemas.openxmlformats.org/wordprocessingml/2006/main" w:rsidR="1F15CACE" w:rsidRDefault="2DAAE001" w14:paraId="70531F14" w14:textId="039A6963">
      <w:pPr>
        <w:pStyle w:val="CommentText"/>
      </w:pPr>
      <w:r w:rsidRPr="795E2634" w:rsidR="546071DD">
        <w:t xml:space="preserve">And what kind of answer are we looking for here, anyway? What's the purpose of this exercise if we describe the properties of different groups of elements for the student below? </w:t>
      </w:r>
    </w:p>
  </w:comment>
  <w:comment xmlns:w="http://schemas.openxmlformats.org/wordprocessingml/2006/main" w:initials="MN" w:author="Micah Newman" w:date="2024-11-18T19:00:45" w:id="1066853336">
    <w:p xmlns:w14="http://schemas.microsoft.com/office/word/2010/wordml" xmlns:w="http://schemas.openxmlformats.org/wordprocessingml/2006/main" w:rsidR="3A186761" w:rsidRDefault="632AFB13" w14:paraId="68B413B3" w14:textId="462B2A3E">
      <w:pPr>
        <w:pStyle w:val="CommentText"/>
      </w:pPr>
      <w:r>
        <w:rPr>
          <w:rStyle w:val="CommentReference"/>
        </w:rPr>
        <w:annotationRef/>
      </w:r>
      <w:r w:rsidRPr="0352783B" w:rsidR="69A8E540">
        <w:t>This seems to require outside research. It would be best if Progress Check questions could be answered just based on the material we actually present.</w:t>
      </w:r>
    </w:p>
  </w:comment>
  <w:comment xmlns:w="http://schemas.openxmlformats.org/wordprocessingml/2006/main" w:initials="MN" w:author="Micah Newman" w:date="2024-11-18T19:11:52" w:id="178175254">
    <w:p xmlns:w14="http://schemas.microsoft.com/office/word/2010/wordml" xmlns:w="http://schemas.openxmlformats.org/wordprocessingml/2006/main" w:rsidR="5F5383BA" w:rsidRDefault="297AEBB4" w14:paraId="1A7E83FF" w14:textId="5EE2D051">
      <w:pPr>
        <w:pStyle w:val="CommentText"/>
      </w:pPr>
      <w:r>
        <w:rPr>
          <w:rStyle w:val="CommentReference"/>
        </w:rPr>
        <w:annotationRef/>
      </w:r>
      <w:r w:rsidRPr="5BA98B5D" w:rsidR="2B01D0D6">
        <w:t xml:space="preserve">Again, you can't read off the properties of elements just by looking at the periodic table, except to say that metal elements have metallic properties and nonmetal elements have nonmetal properties. It's not clear what this is asking. Is it just "in what part of the periodic table are metals found and in what part of the periodic table are nonmetals found?" If so, it should just ask that, although that's a pretty low-level question. It sounds like it's trying to ask something more substantive, but I can't tell what. Please rewrite. </w:t>
      </w:r>
    </w:p>
  </w:comment>
  <w:comment xmlns:w="http://schemas.openxmlformats.org/wordprocessingml/2006/main" w:initials="MN" w:author="Micah Newman" w:date="2024-11-18T19:16:12" w:id="1867933216">
    <w:p xmlns:w14="http://schemas.microsoft.com/office/word/2010/wordml" xmlns:w="http://schemas.openxmlformats.org/wordprocessingml/2006/main" w:rsidR="57227F7E" w:rsidRDefault="208D3E30" w14:paraId="6A267129" w14:textId="5AA6705A">
      <w:pPr>
        <w:pStyle w:val="CommentText"/>
      </w:pPr>
      <w:r>
        <w:rPr>
          <w:rStyle w:val="CommentReference"/>
        </w:rPr>
        <w:annotationRef/>
      </w:r>
      <w:r w:rsidRPr="7FA53108" w:rsidR="48E426BB">
        <w:t>It's not clear what kind of answer we're looking for here. Ideally, all assessments should have their answers written out at the same time. Doing so is an excellent way to make sure the questions are clear enough and can be reasonably answered based on the material covered so far.</w:t>
      </w:r>
    </w:p>
  </w:comment>
  <w:comment xmlns:w="http://schemas.openxmlformats.org/wordprocessingml/2006/main" w:initials="MN" w:author="Micah Newman" w:date="2024-11-18T19:17:03" w:id="752051846">
    <w:p xmlns:w14="http://schemas.microsoft.com/office/word/2010/wordml" xmlns:w="http://schemas.openxmlformats.org/wordprocessingml/2006/main" w:rsidR="26B646CA" w:rsidRDefault="2D4FB899" w14:paraId="684E0428" w14:textId="3CA2F06F">
      <w:pPr>
        <w:pStyle w:val="CommentText"/>
      </w:pPr>
      <w:r>
        <w:rPr>
          <w:rStyle w:val="CommentReference"/>
        </w:rPr>
        <w:annotationRef/>
      </w:r>
      <w:r w:rsidRPr="0E21BD62" w:rsidR="6F36D812">
        <w:t>We haven't said anything about this, because periodic trends are not covered until the next section. Replace.</w:t>
      </w:r>
    </w:p>
  </w:comment>
  <w:comment xmlns:w="http://schemas.openxmlformats.org/wordprocessingml/2006/main" w:initials="MN" w:author="Micah Newman" w:date="2024-11-18T19:23:04" w:id="2086021401">
    <w:p xmlns:w14="http://schemas.microsoft.com/office/word/2010/wordml" xmlns:w="http://schemas.openxmlformats.org/wordprocessingml/2006/main" w:rsidR="7B9C6DF2" w:rsidRDefault="3A6DC6EA" w14:paraId="55AE74FE" w14:textId="3779E4ED">
      <w:pPr>
        <w:pStyle w:val="CommentText"/>
      </w:pPr>
      <w:r>
        <w:rPr>
          <w:rStyle w:val="CommentReference"/>
        </w:rPr>
        <w:annotationRef/>
      </w:r>
      <w:r w:rsidRPr="7E7885D3" w:rsidR="38C27C75">
        <w:t>This is out of scope of this lesson and chapter, because we haven't covered bonding in any detail yet. Presumably the student would say that oxygen has six valence electrons so it can form six bonds, which is incorrect. Replace.</w:t>
      </w:r>
    </w:p>
  </w:comment>
  <w:comment xmlns:w="http://schemas.openxmlformats.org/wordprocessingml/2006/main" w:initials="MN" w:author="Micah Newman" w:date="2024-11-18T19:27:40" w:id="757814648">
    <w:p xmlns:w14="http://schemas.microsoft.com/office/word/2010/wordml" xmlns:w="http://schemas.openxmlformats.org/wordprocessingml/2006/main" w:rsidR="02B26724" w:rsidRDefault="4EC0B7AC" w14:paraId="248FD174" w14:textId="014CC09B">
      <w:pPr>
        <w:pStyle w:val="CommentText"/>
      </w:pPr>
      <w:r>
        <w:rPr>
          <w:rStyle w:val="CommentReference"/>
        </w:rPr>
        <w:annotationRef/>
      </w:r>
      <w:r w:rsidRPr="46DA55A4" w:rsidR="5DE1A07F">
        <w:t>This same information keeps getting repeated under this heading at the beginning of each lesson. That's no good. There are no guidelines in the writer guide for a "Curiosity Corner" section, so we need to get clear on what exactly we intend to do with it.</w:t>
      </w:r>
    </w:p>
  </w:comment>
  <w:comment xmlns:w="http://schemas.openxmlformats.org/wordprocessingml/2006/main" w:initials="Ce" w:author="Christina elAwar" w:date="2024-11-19T05:14:03" w:id="1498333546">
    <w:p xmlns:w14="http://schemas.microsoft.com/office/word/2010/wordml" xmlns:w="http://schemas.openxmlformats.org/wordprocessingml/2006/main" w:rsidR="5D630877" w:rsidRDefault="5D2D5954" w14:paraId="0B94C44A" w14:textId="47F3788F">
      <w:pPr>
        <w:pStyle w:val="CommentText"/>
      </w:pPr>
      <w:r>
        <w:rPr>
          <w:rStyle w:val="CommentReference"/>
        </w:rPr>
        <w:annotationRef/>
      </w:r>
      <w:r w:rsidRPr="4F0CECC1" w:rsidR="3BC4FFFF">
        <w:t>Explain how valence electrons determine reactivity (tendency to gain, lose, or share electrons to achieve noble gas configuration).</w:t>
      </w:r>
    </w:p>
  </w:comment>
  <w:comment xmlns:w="http://schemas.openxmlformats.org/wordprocessingml/2006/main" w:initials="Ce" w:author="Christina elAwar" w:date="2024-11-19T05:19:09" w:id="1051225288">
    <w:p xmlns:w14="http://schemas.microsoft.com/office/word/2010/wordml" xmlns:w="http://schemas.openxmlformats.org/wordprocessingml/2006/main" w:rsidR="10407F3C" w:rsidRDefault="17ECE390" w14:paraId="49E94014" w14:textId="056F1806">
      <w:pPr>
        <w:pStyle w:val="CommentText"/>
      </w:pPr>
      <w:r>
        <w:rPr>
          <w:rStyle w:val="CommentReference"/>
        </w:rPr>
        <w:annotationRef/>
      </w:r>
      <w:r w:rsidRPr="4A3320FD" w:rsidR="1A44F734">
        <w:t>This statement is broad. For instance, it could start by mentioning that the effectiveness of different salts in de-icing depends on the properties of the metal elements (Na, Mg, Ca), and these properties are predictable based on their position in the periodic table.</w:t>
      </w:r>
    </w:p>
  </w:comment>
  <w:comment xmlns:w="http://schemas.openxmlformats.org/wordprocessingml/2006/main" w:initials="Ce" w:author="Christina elAwar" w:date="2024-11-19T05:20:25" w:id="1497698111">
    <w:p xmlns:w14="http://schemas.microsoft.com/office/word/2010/wordml" xmlns:w="http://schemas.openxmlformats.org/wordprocessingml/2006/main" w:rsidR="6995D8FD" w:rsidRDefault="0ED7ABCB" w14:paraId="6EB0C4FB" w14:textId="3C3BABB7">
      <w:pPr>
        <w:pStyle w:val="CommentText"/>
      </w:pPr>
      <w:r>
        <w:rPr>
          <w:rStyle w:val="CommentReference"/>
        </w:rPr>
        <w:annotationRef/>
      </w:r>
      <w:r w:rsidRPr="721AB5AE" w:rsidR="19E3AF0B">
        <w:t xml:space="preserve">The lesson mentions that the periodic table helps to understand why sodium, magnesium, and calcium ions are effective deicing agents, but it doesn't explain how. </w:t>
      </w:r>
    </w:p>
  </w:comment>
  <w:comment xmlns:w="http://schemas.openxmlformats.org/wordprocessingml/2006/main" w:initials="Ce" w:author="Christina elAwar" w:date="2024-11-19T05:22:47" w:id="1492767903">
    <w:p xmlns:w14="http://schemas.microsoft.com/office/word/2010/wordml" xmlns:w="http://schemas.openxmlformats.org/wordprocessingml/2006/main" w:rsidR="58C19345" w:rsidRDefault="1A117615" w14:paraId="353177BC" w14:textId="47D9E30A">
      <w:pPr>
        <w:pStyle w:val="CommentText"/>
      </w:pPr>
      <w:r>
        <w:rPr>
          <w:rStyle w:val="CommentReference"/>
        </w:rPr>
        <w:annotationRef/>
      </w:r>
      <w:r w:rsidRPr="702238EA" w:rsidR="6047E14A">
        <w:t>Same comment as above - why do valence electrons play this role?</w:t>
      </w:r>
    </w:p>
  </w:comment>
  <w:comment xmlns:w="http://schemas.openxmlformats.org/wordprocessingml/2006/main" w:initials="Ce" w:author="Christina elAwar" w:date="2024-11-19T05:31:27" w:id="1503923713">
    <w:p xmlns:w14="http://schemas.microsoft.com/office/word/2010/wordml" xmlns:w="http://schemas.openxmlformats.org/wordprocessingml/2006/main" w:rsidR="486AAF5A" w:rsidRDefault="6C775FEE" w14:paraId="0A6A056B" w14:textId="4090EAC9">
      <w:pPr>
        <w:pStyle w:val="CommentText"/>
      </w:pPr>
      <w:r>
        <w:rPr>
          <w:rStyle w:val="CommentReference"/>
        </w:rPr>
        <w:annotationRef/>
      </w:r>
      <w:r w:rsidRPr="124E67FD" w:rsidR="095EC223">
        <w:t>The question is broad. Ask students to compare the valence electron configurations and chemical behavior of two elements within the same group like lithium and sodium. This makes it more focused and requires a deeper understanding.</w:t>
      </w:r>
    </w:p>
  </w:comment>
  <w:comment xmlns:w="http://schemas.openxmlformats.org/wordprocessingml/2006/main" w:initials="LM" w:author="Laura J Moin" w:date="2024-11-21T09:46:45" w:id="1510933120">
    <w:p xmlns:w14="http://schemas.microsoft.com/office/word/2010/wordml" xmlns:w="http://schemas.openxmlformats.org/wordprocessingml/2006/main" w:rsidR="7FD66594" w:rsidRDefault="55906CB0" w14:paraId="0EA3BEF6" w14:textId="701F63B4">
      <w:pPr>
        <w:pStyle w:val="CommentText"/>
      </w:pPr>
      <w:r>
        <w:rPr>
          <w:rStyle w:val="CommentReference"/>
        </w:rPr>
        <w:annotationRef/>
      </w:r>
      <w:r w:rsidRPr="6DBACC9A" w:rsidR="600D8006">
        <w:t>The question can certainly be better worded, but you can indeed estimate an element's properties by knowing its location on the periodic table. That's what periodic trends do. For example, if you know that Oxygen's melting point is -218 C and Selenium's is 221 C you can estimate that Sulfur which is located in between the other two would have an in between melting point (in fact it is 115 C)</w:t>
      </w:r>
    </w:p>
  </w:comment>
</w:comments>
</file>

<file path=word/commentsExtended.xml><?xml version="1.0" encoding="utf-8"?>
<w15:commentsEx xmlns:mc="http://schemas.openxmlformats.org/markup-compatibility/2006" xmlns:w15="http://schemas.microsoft.com/office/word/2012/wordml" mc:Ignorable="w15">
  <w15:commentEx w15:done="0" w15:paraId="732831A6"/>
  <w15:commentEx w15:done="0" w15:paraId="11171A30"/>
  <w15:commentEx w15:done="0" w15:paraId="19202137"/>
  <w15:commentEx w15:done="0" w15:paraId="0C6982FE"/>
  <w15:commentEx w15:done="0" w15:paraId="0646988C"/>
  <w15:commentEx w15:done="0" w15:paraId="64B5C5F9"/>
  <w15:commentEx w15:done="0" w15:paraId="502622E1"/>
  <w15:commentEx w15:done="0" w15:paraId="6FF00FD0"/>
  <w15:commentEx w15:done="0" w15:paraId="70531F14"/>
  <w15:commentEx w15:done="0" w15:paraId="68B413B3"/>
  <w15:commentEx w15:done="0" w15:paraId="1A7E83FF"/>
  <w15:commentEx w15:done="0" w15:paraId="6A267129"/>
  <w15:commentEx w15:done="0" w15:paraId="684E0428"/>
  <w15:commentEx w15:done="0" w15:paraId="55AE74FE"/>
  <w15:commentEx w15:done="0" w15:paraId="248FD174"/>
  <w15:commentEx w15:done="0" w15:paraId="0B94C44A"/>
  <w15:commentEx w15:done="0" w15:paraId="49E94014"/>
  <w15:commentEx w15:done="0" w15:paraId="6EB0C4FB"/>
  <w15:commentEx w15:done="0" w15:paraId="353177BC"/>
  <w15:commentEx w15:done="0" w15:paraId="0A6A056B"/>
  <w15:commentEx w15:done="0" w15:paraId="0EA3BEF6" w15:paraIdParent="1A7E83F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77B64F3" w16cex:dateUtc="2024-11-08T04:34:00Z"/>
  <w16cex:commentExtensible w16cex:durableId="653FFCC4" w16cex:dateUtc="2024-11-18T22:56:12.096Z"/>
  <w16cex:commentExtensible w16cex:durableId="1186CB45" w16cex:dateUtc="2024-11-18T22:56:49.506Z"/>
  <w16cex:commentExtensible w16cex:durableId="75CB6CA7" w16cex:dateUtc="2024-11-18T23:52:05.907Z"/>
  <w16cex:commentExtensible w16cex:durableId="709EC281" w16cex:dateUtc="2024-11-19T00:00:45.327Z"/>
  <w16cex:commentExtensible w16cex:durableId="6F6C4D51" w16cex:dateUtc="2024-11-19T00:11:52.35Z"/>
  <w16cex:commentExtensible w16cex:durableId="11F26749" w16cex:dateUtc="2024-11-19T00:16:12.436Z"/>
  <w16cex:commentExtensible w16cex:durableId="57655AE3" w16cex:dateUtc="2024-11-19T00:17:03.131Z"/>
  <w16cex:commentExtensible w16cex:durableId="56E16011" w16cex:dateUtc="2024-11-19T00:23:04.57Z"/>
  <w16cex:commentExtensible w16cex:durableId="306154AE" w16cex:dateUtc="2024-11-19T00:27:40.41Z"/>
  <w16cex:commentExtensible w16cex:durableId="2CFDC92C" w16cex:dateUtc="2024-11-19T01:14:03.124Z"/>
  <w16cex:commentExtensible w16cex:durableId="7D7792C8" w16cex:dateUtc="2024-11-19T01:19:09.352Z"/>
  <w16cex:commentExtensible w16cex:durableId="4A57F53C" w16cex:dateUtc="2024-11-19T01:20:25.829Z"/>
  <w16cex:commentExtensible w16cex:durableId="3028F861" w16cex:dateUtc="2024-11-19T01:22:47.285Z"/>
  <w16cex:commentExtensible w16cex:durableId="66B5C2D2" w16cex:dateUtc="2024-11-19T01:31:27.326Z"/>
  <w16cex:commentExtensible w16cex:durableId="2E10C0C4" w16cex:dateUtc="2024-11-21T12:46:45.655Z"/>
</w16cex:commentsExtensible>
</file>

<file path=word/commentsIds.xml><?xml version="1.0" encoding="utf-8"?>
<w16cid:commentsIds xmlns:mc="http://schemas.openxmlformats.org/markup-compatibility/2006" xmlns:w16cid="http://schemas.microsoft.com/office/word/2016/wordml/cid" mc:Ignorable="w16cid">
  <w16cid:commentId w16cid:paraId="732831A6" w16cid:durableId="2ADDE6F2"/>
  <w16cid:commentId w16cid:paraId="11171A30" w16cid:durableId="2ADDE77A"/>
  <w16cid:commentId w16cid:paraId="19202137" w16cid:durableId="177B64F3"/>
  <w16cid:commentId w16cid:paraId="0C6982FE" w16cid:durableId="2ADDF18A"/>
  <w16cid:commentId w16cid:paraId="0646988C" w16cid:durableId="2ADDF1C2"/>
  <w16cid:commentId w16cid:paraId="64B5C5F9" w16cid:durableId="2ADDF1E8"/>
  <w16cid:commentId w16cid:paraId="502622E1" w16cid:durableId="653FFCC4"/>
  <w16cid:commentId w16cid:paraId="6FF00FD0" w16cid:durableId="1186CB45"/>
  <w16cid:commentId w16cid:paraId="70531F14" w16cid:durableId="75CB6CA7"/>
  <w16cid:commentId w16cid:paraId="68B413B3" w16cid:durableId="709EC281"/>
  <w16cid:commentId w16cid:paraId="1A7E83FF" w16cid:durableId="6F6C4D51"/>
  <w16cid:commentId w16cid:paraId="6A267129" w16cid:durableId="11F26749"/>
  <w16cid:commentId w16cid:paraId="684E0428" w16cid:durableId="57655AE3"/>
  <w16cid:commentId w16cid:paraId="55AE74FE" w16cid:durableId="56E16011"/>
  <w16cid:commentId w16cid:paraId="248FD174" w16cid:durableId="306154AE"/>
  <w16cid:commentId w16cid:paraId="0B94C44A" w16cid:durableId="2CFDC92C"/>
  <w16cid:commentId w16cid:paraId="49E94014" w16cid:durableId="7D7792C8"/>
  <w16cid:commentId w16cid:paraId="6EB0C4FB" w16cid:durableId="4A57F53C"/>
  <w16cid:commentId w16cid:paraId="353177BC" w16cid:durableId="3028F861"/>
  <w16cid:commentId w16cid:paraId="0A6A056B" w16cid:durableId="66B5C2D2"/>
  <w16cid:commentId w16cid:paraId="0EA3BEF6" w16cid:durableId="2E10C0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B0DEB"/>
    <w:multiLevelType w:val="multilevel"/>
    <w:tmpl w:val="3DCADA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6E45635"/>
    <w:multiLevelType w:val="multilevel"/>
    <w:tmpl w:val="F26CA6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F1C07C8"/>
    <w:multiLevelType w:val="multilevel"/>
    <w:tmpl w:val="82B6DE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37B34B83"/>
    <w:multiLevelType w:val="hybridMultilevel"/>
    <w:tmpl w:val="ACD4E296"/>
    <w:lvl w:ilvl="0" w:tplc="3384A86A">
      <w:start w:val="1"/>
      <w:numFmt w:val="decimal"/>
      <w:lvlText w:val="%1."/>
      <w:lvlJc w:val="left"/>
      <w:pPr>
        <w:ind w:left="720" w:hanging="360"/>
      </w:pPr>
    </w:lvl>
    <w:lvl w:ilvl="1" w:tplc="8652784C">
      <w:start w:val="1"/>
      <w:numFmt w:val="lowerLetter"/>
      <w:lvlText w:val="%2."/>
      <w:lvlJc w:val="left"/>
      <w:pPr>
        <w:ind w:left="1440" w:hanging="360"/>
      </w:pPr>
    </w:lvl>
    <w:lvl w:ilvl="2" w:tplc="97D097B0">
      <w:start w:val="1"/>
      <w:numFmt w:val="lowerRoman"/>
      <w:lvlText w:val="%3."/>
      <w:lvlJc w:val="right"/>
      <w:pPr>
        <w:ind w:left="2160" w:hanging="180"/>
      </w:pPr>
    </w:lvl>
    <w:lvl w:ilvl="3" w:tplc="DD00FAD0">
      <w:start w:val="1"/>
      <w:numFmt w:val="decimal"/>
      <w:lvlText w:val="%4."/>
      <w:lvlJc w:val="left"/>
      <w:pPr>
        <w:ind w:left="2880" w:hanging="360"/>
      </w:pPr>
    </w:lvl>
    <w:lvl w:ilvl="4" w:tplc="C7627612">
      <w:start w:val="1"/>
      <w:numFmt w:val="lowerLetter"/>
      <w:lvlText w:val="%5."/>
      <w:lvlJc w:val="left"/>
      <w:pPr>
        <w:ind w:left="3600" w:hanging="360"/>
      </w:pPr>
    </w:lvl>
    <w:lvl w:ilvl="5" w:tplc="216A259A">
      <w:start w:val="1"/>
      <w:numFmt w:val="lowerRoman"/>
      <w:lvlText w:val="%6."/>
      <w:lvlJc w:val="right"/>
      <w:pPr>
        <w:ind w:left="4320" w:hanging="180"/>
      </w:pPr>
    </w:lvl>
    <w:lvl w:ilvl="6" w:tplc="D12C2E5C">
      <w:start w:val="1"/>
      <w:numFmt w:val="decimal"/>
      <w:lvlText w:val="%7."/>
      <w:lvlJc w:val="left"/>
      <w:pPr>
        <w:ind w:left="5040" w:hanging="360"/>
      </w:pPr>
    </w:lvl>
    <w:lvl w:ilvl="7" w:tplc="0BE6EE8A">
      <w:start w:val="1"/>
      <w:numFmt w:val="lowerLetter"/>
      <w:lvlText w:val="%8."/>
      <w:lvlJc w:val="left"/>
      <w:pPr>
        <w:ind w:left="5760" w:hanging="360"/>
      </w:pPr>
    </w:lvl>
    <w:lvl w:ilvl="8" w:tplc="C5C0D006">
      <w:start w:val="1"/>
      <w:numFmt w:val="lowerRoman"/>
      <w:lvlText w:val="%9."/>
      <w:lvlJc w:val="right"/>
      <w:pPr>
        <w:ind w:left="6480" w:hanging="180"/>
      </w:pPr>
    </w:lvl>
  </w:abstractNum>
  <w:abstractNum w:abstractNumId="4" w15:restartNumberingAfterBreak="0">
    <w:nsid w:val="3ADA723C"/>
    <w:multiLevelType w:val="hybridMultilevel"/>
    <w:tmpl w:val="8B9C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B955F4"/>
    <w:multiLevelType w:val="multilevel"/>
    <w:tmpl w:val="76E23F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60147B0"/>
    <w:multiLevelType w:val="hybridMultilevel"/>
    <w:tmpl w:val="DDF6B7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32479AB"/>
    <w:multiLevelType w:val="hybridMultilevel"/>
    <w:tmpl w:val="F98654C0"/>
    <w:lvl w:ilvl="0" w:tplc="C79EA8D6">
      <w:start w:val="1"/>
      <w:numFmt w:val="bullet"/>
      <w:lvlText w:val=""/>
      <w:lvlJc w:val="left"/>
      <w:pPr>
        <w:ind w:left="720" w:hanging="360"/>
      </w:pPr>
      <w:rPr>
        <w:rFonts w:hint="default" w:ascii="Symbol" w:hAnsi="Symbol"/>
      </w:rPr>
    </w:lvl>
    <w:lvl w:ilvl="1" w:tplc="926A8C72">
      <w:start w:val="1"/>
      <w:numFmt w:val="bullet"/>
      <w:lvlText w:val="o"/>
      <w:lvlJc w:val="left"/>
      <w:pPr>
        <w:ind w:left="1440" w:hanging="360"/>
      </w:pPr>
      <w:rPr>
        <w:rFonts w:hint="default" w:ascii="Courier New" w:hAnsi="Courier New"/>
      </w:rPr>
    </w:lvl>
    <w:lvl w:ilvl="2" w:tplc="630ADA02">
      <w:start w:val="1"/>
      <w:numFmt w:val="bullet"/>
      <w:lvlText w:val=""/>
      <w:lvlJc w:val="left"/>
      <w:pPr>
        <w:ind w:left="2160" w:hanging="360"/>
      </w:pPr>
      <w:rPr>
        <w:rFonts w:hint="default" w:ascii="Wingdings" w:hAnsi="Wingdings"/>
      </w:rPr>
    </w:lvl>
    <w:lvl w:ilvl="3" w:tplc="3A02C2C8">
      <w:start w:val="1"/>
      <w:numFmt w:val="bullet"/>
      <w:lvlText w:val=""/>
      <w:lvlJc w:val="left"/>
      <w:pPr>
        <w:ind w:left="2880" w:hanging="360"/>
      </w:pPr>
      <w:rPr>
        <w:rFonts w:hint="default" w:ascii="Symbol" w:hAnsi="Symbol"/>
      </w:rPr>
    </w:lvl>
    <w:lvl w:ilvl="4" w:tplc="E5244E98">
      <w:start w:val="1"/>
      <w:numFmt w:val="bullet"/>
      <w:lvlText w:val="o"/>
      <w:lvlJc w:val="left"/>
      <w:pPr>
        <w:ind w:left="3600" w:hanging="360"/>
      </w:pPr>
      <w:rPr>
        <w:rFonts w:hint="default" w:ascii="Courier New" w:hAnsi="Courier New"/>
      </w:rPr>
    </w:lvl>
    <w:lvl w:ilvl="5" w:tplc="937A15C2">
      <w:start w:val="1"/>
      <w:numFmt w:val="bullet"/>
      <w:lvlText w:val=""/>
      <w:lvlJc w:val="left"/>
      <w:pPr>
        <w:ind w:left="4320" w:hanging="360"/>
      </w:pPr>
      <w:rPr>
        <w:rFonts w:hint="default" w:ascii="Wingdings" w:hAnsi="Wingdings"/>
      </w:rPr>
    </w:lvl>
    <w:lvl w:ilvl="6" w:tplc="1B98E970">
      <w:start w:val="1"/>
      <w:numFmt w:val="bullet"/>
      <w:lvlText w:val=""/>
      <w:lvlJc w:val="left"/>
      <w:pPr>
        <w:ind w:left="5040" w:hanging="360"/>
      </w:pPr>
      <w:rPr>
        <w:rFonts w:hint="default" w:ascii="Symbol" w:hAnsi="Symbol"/>
      </w:rPr>
    </w:lvl>
    <w:lvl w:ilvl="7" w:tplc="3474C50A">
      <w:start w:val="1"/>
      <w:numFmt w:val="bullet"/>
      <w:lvlText w:val="o"/>
      <w:lvlJc w:val="left"/>
      <w:pPr>
        <w:ind w:left="5760" w:hanging="360"/>
      </w:pPr>
      <w:rPr>
        <w:rFonts w:hint="default" w:ascii="Courier New" w:hAnsi="Courier New"/>
      </w:rPr>
    </w:lvl>
    <w:lvl w:ilvl="8" w:tplc="A4582E72">
      <w:start w:val="1"/>
      <w:numFmt w:val="bullet"/>
      <w:lvlText w:val=""/>
      <w:lvlJc w:val="left"/>
      <w:pPr>
        <w:ind w:left="6480" w:hanging="360"/>
      </w:pPr>
      <w:rPr>
        <w:rFonts w:hint="default" w:ascii="Wingdings" w:hAnsi="Wingdings"/>
      </w:rPr>
    </w:lvl>
  </w:abstractNum>
  <w:abstractNum w:abstractNumId="8" w15:restartNumberingAfterBreak="0">
    <w:nsid w:val="69AC2CB7"/>
    <w:multiLevelType w:val="hybridMultilevel"/>
    <w:tmpl w:val="5F0A7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CF4A7E"/>
    <w:multiLevelType w:val="hybridMultilevel"/>
    <w:tmpl w:val="261A07E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75F40610"/>
    <w:multiLevelType w:val="multilevel"/>
    <w:tmpl w:val="257A04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77096C57"/>
    <w:multiLevelType w:val="multilevel"/>
    <w:tmpl w:val="3D3207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79E20066"/>
    <w:multiLevelType w:val="multilevel"/>
    <w:tmpl w:val="CD525AB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7D0860E2"/>
    <w:multiLevelType w:val="hybridMultilevel"/>
    <w:tmpl w:val="09A424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3"/>
  </w:num>
  <w:num w:numId="2">
    <w:abstractNumId w:val="10"/>
  </w:num>
  <w:num w:numId="3">
    <w:abstractNumId w:val="12"/>
  </w:num>
  <w:num w:numId="4">
    <w:abstractNumId w:val="7"/>
  </w:num>
  <w:num w:numId="5">
    <w:abstractNumId w:val="8"/>
  </w:num>
  <w:num w:numId="6">
    <w:abstractNumId w:val="4"/>
  </w:num>
  <w:num w:numId="7">
    <w:abstractNumId w:val="13"/>
  </w:num>
  <w:num w:numId="8">
    <w:abstractNumId w:val="9"/>
  </w:num>
  <w:num w:numId="9">
    <w:abstractNumId w:val="0"/>
  </w:num>
  <w:num w:numId="10">
    <w:abstractNumId w:val="1"/>
  </w:num>
  <w:num w:numId="11">
    <w:abstractNumId w:val="5"/>
  </w:num>
  <w:num w:numId="12">
    <w:abstractNumId w:val="2"/>
  </w:num>
  <w:num w:numId="13">
    <w:abstractNumId w:val="11"/>
  </w:num>
  <w:num w:numId="14">
    <w:abstractNumId w:val="6"/>
  </w:num>
</w:numbering>
</file>

<file path=word/people.xml><?xml version="1.0" encoding="utf-8"?>
<w15:people xmlns:mc="http://schemas.openxmlformats.org/markup-compatibility/2006" xmlns:w15="http://schemas.microsoft.com/office/word/2012/wordml" mc:Ignorable="w15">
  <w15:person w15:author="Chem SME 1">
    <w15:presenceInfo w15:providerId="None" w15:userId="Chem SME 1"/>
  </w15:person>
  <w15:person w15:author="Tayyaba Qureshi">
    <w15:presenceInfo w15:providerId="AD" w15:userId="S::tayyaba.qureshi@qbslearning.com::1956d2df-238d-4e98-a7ce-14fe8b2f35a6"/>
  </w15:person>
  <w15:person w15:author="Christina elAwar">
    <w15:presenceInfo w15:providerId="AD" w15:userId="S::christina.elawar@samaknowledge.com::adb4bf0a-90ea-4026-9c22-66c0dca1ca41"/>
  </w15:person>
  <w15:person w15:author="Micah Newman">
    <w15:presenceInfo w15:providerId="AD" w15:userId="S::micah.newman@alphapublishing.com::5f8b36f4-d1c1-4a0f-bc26-5dface911984"/>
  </w15:person>
  <w15:person w15:author="Micah Newman">
    <w15:presenceInfo w15:providerId="AD" w15:userId="S::micah.newman@alphapublishing.com::5f8b36f4-d1c1-4a0f-bc26-5dface911984"/>
  </w15:person>
  <w15:person w15:author="Laura J Moin">
    <w15:presenceInfo w15:providerId="AD" w15:userId="S::laura.moin@qbslearning.com::81007095-8227-4e3a-a277-f38aebfb38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G1MDS1MDAwtQQyLJR0lIJTi4sz8/NACgxrAayIrY8sAAAA"/>
  </w:docVars>
  <w:rsids>
    <w:rsidRoot w:val="007F0974"/>
    <w:rsid w:val="0005036A"/>
    <w:rsid w:val="000524C9"/>
    <w:rsid w:val="000771E8"/>
    <w:rsid w:val="00093647"/>
    <w:rsid w:val="000A1BF3"/>
    <w:rsid w:val="00102E28"/>
    <w:rsid w:val="001039D6"/>
    <w:rsid w:val="00117725"/>
    <w:rsid w:val="0013441C"/>
    <w:rsid w:val="001447E9"/>
    <w:rsid w:val="00177EC0"/>
    <w:rsid w:val="001819B9"/>
    <w:rsid w:val="001922FB"/>
    <w:rsid w:val="00192693"/>
    <w:rsid w:val="00197D4B"/>
    <w:rsid w:val="002000E3"/>
    <w:rsid w:val="002065DA"/>
    <w:rsid w:val="00221B96"/>
    <w:rsid w:val="002355E9"/>
    <w:rsid w:val="002C1A35"/>
    <w:rsid w:val="002C2C36"/>
    <w:rsid w:val="002E5841"/>
    <w:rsid w:val="002F2C59"/>
    <w:rsid w:val="002F6907"/>
    <w:rsid w:val="00313585"/>
    <w:rsid w:val="00360200"/>
    <w:rsid w:val="00387557"/>
    <w:rsid w:val="003C06E2"/>
    <w:rsid w:val="00461574"/>
    <w:rsid w:val="004724AB"/>
    <w:rsid w:val="00481D48"/>
    <w:rsid w:val="00485E11"/>
    <w:rsid w:val="004B1C57"/>
    <w:rsid w:val="004C51B4"/>
    <w:rsid w:val="004D6208"/>
    <w:rsid w:val="004D6DFD"/>
    <w:rsid w:val="00537E29"/>
    <w:rsid w:val="00570172"/>
    <w:rsid w:val="00572A02"/>
    <w:rsid w:val="00577271"/>
    <w:rsid w:val="005A15AC"/>
    <w:rsid w:val="005B2B58"/>
    <w:rsid w:val="0060536C"/>
    <w:rsid w:val="00610103"/>
    <w:rsid w:val="0061E6EF"/>
    <w:rsid w:val="00624DBC"/>
    <w:rsid w:val="00632F5D"/>
    <w:rsid w:val="00640D11"/>
    <w:rsid w:val="00730DB9"/>
    <w:rsid w:val="00741694"/>
    <w:rsid w:val="00774FA2"/>
    <w:rsid w:val="00790A27"/>
    <w:rsid w:val="007B2D50"/>
    <w:rsid w:val="007F0974"/>
    <w:rsid w:val="007F4D5A"/>
    <w:rsid w:val="00814BFD"/>
    <w:rsid w:val="008312F8"/>
    <w:rsid w:val="008575E8"/>
    <w:rsid w:val="00857861"/>
    <w:rsid w:val="00877470"/>
    <w:rsid w:val="008A043B"/>
    <w:rsid w:val="008C2BB7"/>
    <w:rsid w:val="008D105E"/>
    <w:rsid w:val="008E6191"/>
    <w:rsid w:val="008F2E50"/>
    <w:rsid w:val="008F5318"/>
    <w:rsid w:val="00910C18"/>
    <w:rsid w:val="009800E2"/>
    <w:rsid w:val="009B4D71"/>
    <w:rsid w:val="009E74C9"/>
    <w:rsid w:val="00A16AE1"/>
    <w:rsid w:val="00A16D38"/>
    <w:rsid w:val="00A56A48"/>
    <w:rsid w:val="00A75742"/>
    <w:rsid w:val="00A77975"/>
    <w:rsid w:val="00A85193"/>
    <w:rsid w:val="00A96A3B"/>
    <w:rsid w:val="00A96E7A"/>
    <w:rsid w:val="00AA4B14"/>
    <w:rsid w:val="00AE5F22"/>
    <w:rsid w:val="00B13168"/>
    <w:rsid w:val="00B75598"/>
    <w:rsid w:val="00B769C1"/>
    <w:rsid w:val="00B95BC0"/>
    <w:rsid w:val="00BA3404"/>
    <w:rsid w:val="00C01C42"/>
    <w:rsid w:val="00C81AFB"/>
    <w:rsid w:val="00CD13E1"/>
    <w:rsid w:val="00D23B45"/>
    <w:rsid w:val="00D43A0C"/>
    <w:rsid w:val="00D770EE"/>
    <w:rsid w:val="00D87EB5"/>
    <w:rsid w:val="00DA7401"/>
    <w:rsid w:val="00DB0905"/>
    <w:rsid w:val="00DB3D8D"/>
    <w:rsid w:val="00DB64B0"/>
    <w:rsid w:val="00DC6843"/>
    <w:rsid w:val="00DF4E3F"/>
    <w:rsid w:val="00E37838"/>
    <w:rsid w:val="00E52C10"/>
    <w:rsid w:val="00E66D83"/>
    <w:rsid w:val="00E8199B"/>
    <w:rsid w:val="00E86B0C"/>
    <w:rsid w:val="00EB02F3"/>
    <w:rsid w:val="00EE4747"/>
    <w:rsid w:val="00F16213"/>
    <w:rsid w:val="00F47FCD"/>
    <w:rsid w:val="00F52AC7"/>
    <w:rsid w:val="00FA481F"/>
    <w:rsid w:val="00FE319F"/>
    <w:rsid w:val="0150E557"/>
    <w:rsid w:val="026E75E3"/>
    <w:rsid w:val="0432C5EA"/>
    <w:rsid w:val="046963C0"/>
    <w:rsid w:val="05DEA9AA"/>
    <w:rsid w:val="077913A2"/>
    <w:rsid w:val="0817C32B"/>
    <w:rsid w:val="0A867144"/>
    <w:rsid w:val="0B04FDC3"/>
    <w:rsid w:val="0CA7D20A"/>
    <w:rsid w:val="0E5A934D"/>
    <w:rsid w:val="0E71263B"/>
    <w:rsid w:val="0EF0F186"/>
    <w:rsid w:val="0F136358"/>
    <w:rsid w:val="0F7A8F63"/>
    <w:rsid w:val="0FC57F06"/>
    <w:rsid w:val="10CA12C0"/>
    <w:rsid w:val="114FB035"/>
    <w:rsid w:val="11ADE451"/>
    <w:rsid w:val="1232026B"/>
    <w:rsid w:val="124E4620"/>
    <w:rsid w:val="12E5E56F"/>
    <w:rsid w:val="13BF09B5"/>
    <w:rsid w:val="13F85E43"/>
    <w:rsid w:val="1416C342"/>
    <w:rsid w:val="153057DB"/>
    <w:rsid w:val="15396A4B"/>
    <w:rsid w:val="155BB1DC"/>
    <w:rsid w:val="1612166B"/>
    <w:rsid w:val="162CD036"/>
    <w:rsid w:val="164403EC"/>
    <w:rsid w:val="1649C2AB"/>
    <w:rsid w:val="180512F0"/>
    <w:rsid w:val="1835F9D5"/>
    <w:rsid w:val="18A4B850"/>
    <w:rsid w:val="1903F903"/>
    <w:rsid w:val="19573584"/>
    <w:rsid w:val="1CE3AF51"/>
    <w:rsid w:val="1D5820E7"/>
    <w:rsid w:val="1DEB2F4C"/>
    <w:rsid w:val="1E96A8D5"/>
    <w:rsid w:val="1F477430"/>
    <w:rsid w:val="218015A1"/>
    <w:rsid w:val="23DE9EB5"/>
    <w:rsid w:val="2409F9CA"/>
    <w:rsid w:val="2469B85F"/>
    <w:rsid w:val="248DC07B"/>
    <w:rsid w:val="24BC7818"/>
    <w:rsid w:val="274AFEC5"/>
    <w:rsid w:val="279D5968"/>
    <w:rsid w:val="29E5705D"/>
    <w:rsid w:val="2BCBEC49"/>
    <w:rsid w:val="2C6FFE40"/>
    <w:rsid w:val="2D19FC7B"/>
    <w:rsid w:val="2DC72F5B"/>
    <w:rsid w:val="2F036CB8"/>
    <w:rsid w:val="2F771E9E"/>
    <w:rsid w:val="32052C81"/>
    <w:rsid w:val="328BEF7E"/>
    <w:rsid w:val="34FF0E79"/>
    <w:rsid w:val="36776298"/>
    <w:rsid w:val="3687EE9F"/>
    <w:rsid w:val="372D8714"/>
    <w:rsid w:val="384BA2F1"/>
    <w:rsid w:val="39A0DCB0"/>
    <w:rsid w:val="3A041267"/>
    <w:rsid w:val="3AA0D4EC"/>
    <w:rsid w:val="3AE71FF5"/>
    <w:rsid w:val="3C16BE12"/>
    <w:rsid w:val="3C4BEBF4"/>
    <w:rsid w:val="3C74C67B"/>
    <w:rsid w:val="3D454111"/>
    <w:rsid w:val="3D926C94"/>
    <w:rsid w:val="3F642602"/>
    <w:rsid w:val="4034CE9A"/>
    <w:rsid w:val="407A59FC"/>
    <w:rsid w:val="41D20E81"/>
    <w:rsid w:val="4232E8FB"/>
    <w:rsid w:val="438580E6"/>
    <w:rsid w:val="438CF972"/>
    <w:rsid w:val="4540FCA2"/>
    <w:rsid w:val="465B82BB"/>
    <w:rsid w:val="4671FF8A"/>
    <w:rsid w:val="4709793C"/>
    <w:rsid w:val="470B91E3"/>
    <w:rsid w:val="47CA4312"/>
    <w:rsid w:val="486B5B97"/>
    <w:rsid w:val="48B03286"/>
    <w:rsid w:val="499A2515"/>
    <w:rsid w:val="49CC010E"/>
    <w:rsid w:val="49F84929"/>
    <w:rsid w:val="4A1C2A02"/>
    <w:rsid w:val="4A7EC72D"/>
    <w:rsid w:val="4AC2571B"/>
    <w:rsid w:val="4ADF4B2F"/>
    <w:rsid w:val="4C54AB6A"/>
    <w:rsid w:val="4D0757A7"/>
    <w:rsid w:val="4D182914"/>
    <w:rsid w:val="4D32934E"/>
    <w:rsid w:val="4D6AC53E"/>
    <w:rsid w:val="4E2A712C"/>
    <w:rsid w:val="4FF0E4B9"/>
    <w:rsid w:val="551C4450"/>
    <w:rsid w:val="56E467CF"/>
    <w:rsid w:val="5800BA81"/>
    <w:rsid w:val="590E792C"/>
    <w:rsid w:val="59C13C51"/>
    <w:rsid w:val="5B0B0815"/>
    <w:rsid w:val="5C081407"/>
    <w:rsid w:val="5C672863"/>
    <w:rsid w:val="5D65055A"/>
    <w:rsid w:val="5D833291"/>
    <w:rsid w:val="5F69CF63"/>
    <w:rsid w:val="5FA7C953"/>
    <w:rsid w:val="5FBF5703"/>
    <w:rsid w:val="60C93EDD"/>
    <w:rsid w:val="613E7E3B"/>
    <w:rsid w:val="61F46910"/>
    <w:rsid w:val="63250677"/>
    <w:rsid w:val="636F6833"/>
    <w:rsid w:val="6436448A"/>
    <w:rsid w:val="6448C53E"/>
    <w:rsid w:val="644C3855"/>
    <w:rsid w:val="64D37ADD"/>
    <w:rsid w:val="663B167A"/>
    <w:rsid w:val="66546470"/>
    <w:rsid w:val="66F3A81B"/>
    <w:rsid w:val="671CF769"/>
    <w:rsid w:val="6731FA0E"/>
    <w:rsid w:val="6888387E"/>
    <w:rsid w:val="68C77BD1"/>
    <w:rsid w:val="693A8E01"/>
    <w:rsid w:val="69825761"/>
    <w:rsid w:val="69D61F4D"/>
    <w:rsid w:val="6A6F7CB3"/>
    <w:rsid w:val="6B8CC8EC"/>
    <w:rsid w:val="6C3A9D1F"/>
    <w:rsid w:val="6CA14E86"/>
    <w:rsid w:val="6D112F27"/>
    <w:rsid w:val="6DB841E6"/>
    <w:rsid w:val="6DBF76BC"/>
    <w:rsid w:val="6F1B5B7D"/>
    <w:rsid w:val="6F42D764"/>
    <w:rsid w:val="731F20FC"/>
    <w:rsid w:val="73A8E216"/>
    <w:rsid w:val="74605202"/>
    <w:rsid w:val="757C5941"/>
    <w:rsid w:val="762A1E8B"/>
    <w:rsid w:val="7664CD1D"/>
    <w:rsid w:val="76C957D5"/>
    <w:rsid w:val="77935A18"/>
    <w:rsid w:val="77E0C4DD"/>
    <w:rsid w:val="790CF28A"/>
    <w:rsid w:val="7953B6F3"/>
    <w:rsid w:val="7983CA79"/>
    <w:rsid w:val="7A69B1CF"/>
    <w:rsid w:val="7AFDC149"/>
    <w:rsid w:val="7B1CE478"/>
    <w:rsid w:val="7C21408C"/>
    <w:rsid w:val="7D8CBD2E"/>
    <w:rsid w:val="7F91D5B4"/>
    <w:rsid w:val="7F9D1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A7BD4B"/>
  <w15:chartTrackingRefBased/>
  <w15:docId w15:val="{CE401426-3E51-44E4-BC99-8B171FB5F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F0974"/>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0974"/>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7725"/>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F0974"/>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7F0974"/>
    <w:rPr>
      <w:rFonts w:asciiTheme="majorHAnsi" w:hAnsiTheme="majorHAnsi" w:eastAsiaTheme="majorEastAsia" w:cstheme="majorBidi"/>
      <w:color w:val="2E74B5" w:themeColor="accent1" w:themeShade="BF"/>
      <w:sz w:val="26"/>
      <w:szCs w:val="26"/>
    </w:rPr>
  </w:style>
  <w:style w:type="paragraph" w:styleId="NoSpacing">
    <w:name w:val="No Spacing"/>
    <w:uiPriority w:val="1"/>
    <w:qFormat/>
    <w:rsid w:val="007F0974"/>
    <w:pPr>
      <w:spacing w:after="0" w:line="240" w:lineRule="auto"/>
    </w:pPr>
  </w:style>
  <w:style w:type="character" w:styleId="Heading3Char" w:customStyle="1">
    <w:name w:val="Heading 3 Char"/>
    <w:basedOn w:val="DefaultParagraphFont"/>
    <w:link w:val="Heading3"/>
    <w:uiPriority w:val="9"/>
    <w:rsid w:val="00117725"/>
    <w:rPr>
      <w:rFonts w:asciiTheme="majorHAnsi" w:hAnsiTheme="majorHAnsi" w:eastAsiaTheme="majorEastAsia" w:cstheme="majorBidi"/>
      <w:color w:val="1F4D78" w:themeColor="accent1" w:themeShade="7F"/>
      <w:sz w:val="24"/>
      <w:szCs w:val="24"/>
    </w:rPr>
  </w:style>
  <w:style w:type="character" w:styleId="CommentReference">
    <w:name w:val="annotation reference"/>
    <w:basedOn w:val="DefaultParagraphFont"/>
    <w:uiPriority w:val="99"/>
    <w:semiHidden/>
    <w:unhideWhenUsed/>
    <w:rsid w:val="001922FB"/>
    <w:rPr>
      <w:sz w:val="16"/>
      <w:szCs w:val="16"/>
    </w:rPr>
  </w:style>
  <w:style w:type="paragraph" w:styleId="CommentText">
    <w:name w:val="annotation text"/>
    <w:basedOn w:val="Normal"/>
    <w:link w:val="CommentTextChar"/>
    <w:uiPriority w:val="99"/>
    <w:unhideWhenUsed/>
    <w:rsid w:val="001922FB"/>
    <w:pPr>
      <w:spacing w:line="240" w:lineRule="auto"/>
    </w:pPr>
    <w:rPr>
      <w:sz w:val="20"/>
      <w:szCs w:val="20"/>
    </w:rPr>
  </w:style>
  <w:style w:type="character" w:styleId="CommentTextChar" w:customStyle="1">
    <w:name w:val="Comment Text Char"/>
    <w:basedOn w:val="DefaultParagraphFont"/>
    <w:link w:val="CommentText"/>
    <w:uiPriority w:val="99"/>
    <w:rsid w:val="001922FB"/>
    <w:rPr>
      <w:sz w:val="20"/>
      <w:szCs w:val="20"/>
    </w:rPr>
  </w:style>
  <w:style w:type="paragraph" w:styleId="CommentSubject">
    <w:name w:val="annotation subject"/>
    <w:basedOn w:val="CommentText"/>
    <w:next w:val="CommentText"/>
    <w:link w:val="CommentSubjectChar"/>
    <w:uiPriority w:val="99"/>
    <w:semiHidden/>
    <w:unhideWhenUsed/>
    <w:rsid w:val="001922FB"/>
    <w:rPr>
      <w:b/>
      <w:bCs/>
    </w:rPr>
  </w:style>
  <w:style w:type="character" w:styleId="CommentSubjectChar" w:customStyle="1">
    <w:name w:val="Comment Subject Char"/>
    <w:basedOn w:val="CommentTextChar"/>
    <w:link w:val="CommentSubject"/>
    <w:uiPriority w:val="99"/>
    <w:semiHidden/>
    <w:rsid w:val="001922FB"/>
    <w:rPr>
      <w:b/>
      <w:bCs/>
      <w:sz w:val="20"/>
      <w:szCs w:val="20"/>
    </w:rPr>
  </w:style>
  <w:style w:type="paragraph" w:styleId="BalloonText">
    <w:name w:val="Balloon Text"/>
    <w:basedOn w:val="Normal"/>
    <w:link w:val="BalloonTextChar"/>
    <w:uiPriority w:val="99"/>
    <w:semiHidden/>
    <w:unhideWhenUsed/>
    <w:rsid w:val="001922F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922FB"/>
    <w:rPr>
      <w:rFonts w:ascii="Segoe UI" w:hAnsi="Segoe UI" w:cs="Segoe UI"/>
      <w:sz w:val="18"/>
      <w:szCs w:val="18"/>
    </w:rPr>
  </w:style>
  <w:style w:type="paragraph" w:styleId="ListParagraph">
    <w:name w:val="List Paragraph"/>
    <w:basedOn w:val="Normal"/>
    <w:uiPriority w:val="34"/>
    <w:qFormat/>
    <w:rsid w:val="00EB02F3"/>
    <w:pPr>
      <w:ind w:left="720"/>
      <w:contextualSpacing/>
    </w:pPr>
  </w:style>
  <w:style w:type="paragraph" w:styleId="Revision">
    <w:name w:val="Revision"/>
    <w:hidden/>
    <w:uiPriority w:val="99"/>
    <w:semiHidden/>
    <w:rsid w:val="008F2E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5632">
      <w:bodyDiv w:val="1"/>
      <w:marLeft w:val="0"/>
      <w:marRight w:val="0"/>
      <w:marTop w:val="0"/>
      <w:marBottom w:val="0"/>
      <w:divBdr>
        <w:top w:val="none" w:sz="0" w:space="0" w:color="auto"/>
        <w:left w:val="none" w:sz="0" w:space="0" w:color="auto"/>
        <w:bottom w:val="none" w:sz="0" w:space="0" w:color="auto"/>
        <w:right w:val="none" w:sz="0" w:space="0" w:color="auto"/>
      </w:divBdr>
    </w:div>
    <w:div w:id="444227795">
      <w:bodyDiv w:val="1"/>
      <w:marLeft w:val="0"/>
      <w:marRight w:val="0"/>
      <w:marTop w:val="0"/>
      <w:marBottom w:val="0"/>
      <w:divBdr>
        <w:top w:val="none" w:sz="0" w:space="0" w:color="auto"/>
        <w:left w:val="none" w:sz="0" w:space="0" w:color="auto"/>
        <w:bottom w:val="none" w:sz="0" w:space="0" w:color="auto"/>
        <w:right w:val="none" w:sz="0" w:space="0" w:color="auto"/>
      </w:divBdr>
    </w:div>
    <w:div w:id="1424836690">
      <w:bodyDiv w:val="1"/>
      <w:marLeft w:val="0"/>
      <w:marRight w:val="0"/>
      <w:marTop w:val="0"/>
      <w:marBottom w:val="0"/>
      <w:divBdr>
        <w:top w:val="none" w:sz="0" w:space="0" w:color="auto"/>
        <w:left w:val="none" w:sz="0" w:space="0" w:color="auto"/>
        <w:bottom w:val="none" w:sz="0" w:space="0" w:color="auto"/>
        <w:right w:val="none" w:sz="0" w:space="0" w:color="auto"/>
      </w:divBdr>
    </w:div>
    <w:div w:id="200042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75E2BFA9150459EF5376F583B8FFA" ma:contentTypeVersion="12" ma:contentTypeDescription="Create a new document." ma:contentTypeScope="" ma:versionID="163e00a5939e8a06dbd4e3b13c054bed">
  <xsd:schema xmlns:xsd="http://www.w3.org/2001/XMLSchema" xmlns:xs="http://www.w3.org/2001/XMLSchema" xmlns:p="http://schemas.microsoft.com/office/2006/metadata/properties" xmlns:ns2="fa3602af-942b-4e1a-859f-52cbc6cc1255" xmlns:ns3="d3b09fe8-ec40-41ca-a107-3da921189919" targetNamespace="http://schemas.microsoft.com/office/2006/metadata/properties" ma:root="true" ma:fieldsID="3afe9e2a7ef789b479e83da20cf16306" ns2:_="" ns3:_="">
    <xsd:import namespace="fa3602af-942b-4e1a-859f-52cbc6cc1255"/>
    <xsd:import namespace="d3b09fe8-ec40-41ca-a107-3da92118991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602af-942b-4e1a-859f-52cbc6cc1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60c636c-32f5-4d9a-8fd2-3233ed0759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09fe8-ec40-41ca-a107-3da92118991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67c9e2c-e41e-40c7-9831-052a68ea39b6}" ma:internalName="TaxCatchAll" ma:showField="CatchAllData" ma:web="d3b09fe8-ec40-41ca-a107-3da9211899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3b09fe8-ec40-41ca-a107-3da921189919" xsi:nil="true"/>
    <lcf76f155ced4ddcb4097134ff3c332f xmlns="fa3602af-942b-4e1a-859f-52cbc6cc125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BF6B9-237E-4AB7-990E-B0468A9D74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602af-942b-4e1a-859f-52cbc6cc1255"/>
    <ds:schemaRef ds:uri="d3b09fe8-ec40-41ca-a107-3da921189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35EEA8-246C-4C4C-9FB9-994F4EF1E0EF}">
  <ds:schemaRefs>
    <ds:schemaRef ds:uri="http://schemas.microsoft.com/office/2006/metadata/properties"/>
    <ds:schemaRef ds:uri="http://schemas.microsoft.com/office/infopath/2007/PartnerControls"/>
    <ds:schemaRef ds:uri="d3b09fe8-ec40-41ca-a107-3da921189919"/>
    <ds:schemaRef ds:uri="fa3602af-942b-4e1a-859f-52cbc6cc1255"/>
  </ds:schemaRefs>
</ds:datastoreItem>
</file>

<file path=customXml/itemProps3.xml><?xml version="1.0" encoding="utf-8"?>
<ds:datastoreItem xmlns:ds="http://schemas.openxmlformats.org/officeDocument/2006/customXml" ds:itemID="{0D0AFF2C-6C6F-4545-8CEE-DC92687DDD6F}">
  <ds:schemaRefs>
    <ds:schemaRef ds:uri="http://schemas.microsoft.com/sharepoint/v3/contenttype/forms"/>
  </ds:schemaRefs>
</ds:datastoreItem>
</file>

<file path=customXml/itemProps4.xml><?xml version="1.0" encoding="utf-8"?>
<ds:datastoreItem xmlns:ds="http://schemas.openxmlformats.org/officeDocument/2006/customXml" ds:itemID="{2415CDF8-18F1-4AFE-80BA-62DC059B71D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Madhuri Malani</dc:creator>
  <keywords/>
  <dc:description/>
  <lastModifiedBy>Laura J Moin</lastModifiedBy>
  <revision>4</revision>
  <dcterms:created xsi:type="dcterms:W3CDTF">2024-11-13T14:24:00.0000000Z</dcterms:created>
  <dcterms:modified xsi:type="dcterms:W3CDTF">2024-11-21T12:47:07.9394021Z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e5b0ba38f99232feee65f481a02fca2c2c131766c30fd71b3932bda3d69260ff</vt:lpwstr>
  </property>
  <property fmtid="{D5CDD505-2E9C-101B-9397-08002B2CF9AE}" pid="3" name="ContentTypeId">
    <vt:lpwstr>0x01010079175E2BFA9150459EF5376F583B8FFA</vt:lpwstr>
  </property>
  <property fmtid="{D5CDD505-2E9C-101B-9397-08002B2CF9AE}" pid="4" name="MediaServiceImageTags">
    <vt:lpwstr/>
  </property>
</Properties>
</file>