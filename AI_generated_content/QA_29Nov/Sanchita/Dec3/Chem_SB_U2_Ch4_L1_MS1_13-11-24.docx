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47EC9" w14:textId="05C2DAF8" w:rsidR="00A24566" w:rsidRPr="007E73FA" w:rsidRDefault="00A24566" w:rsidP="00A24566">
      <w:pPr>
        <w:pStyle w:val="Heading1"/>
        <w:rPr>
          <w:rFonts w:ascii="Times New Roman" w:hAnsi="Times New Roman" w:cs="Times New Roman"/>
          <w:color w:val="auto"/>
          <w:sz w:val="36"/>
          <w:szCs w:val="36"/>
        </w:rPr>
      </w:pPr>
      <w:r w:rsidRPr="007E73FA">
        <w:rPr>
          <w:rFonts w:ascii="Times New Roman" w:hAnsi="Times New Roman" w:cs="Times New Roman"/>
          <w:color w:val="auto"/>
          <w:sz w:val="36"/>
          <w:szCs w:val="36"/>
        </w:rPr>
        <w:t>Unit 2</w:t>
      </w:r>
    </w:p>
    <w:p w14:paraId="461C10D3" w14:textId="6B768FF5" w:rsidR="00A24566" w:rsidRPr="007E73FA" w:rsidRDefault="00A24566" w:rsidP="00A24566">
      <w:pPr>
        <w:pStyle w:val="Heading1"/>
        <w:rPr>
          <w:rFonts w:ascii="Times New Roman" w:hAnsi="Times New Roman" w:cs="Times New Roman"/>
          <w:color w:val="auto"/>
          <w:sz w:val="36"/>
          <w:szCs w:val="36"/>
        </w:rPr>
      </w:pPr>
      <w:r w:rsidRPr="007E73FA">
        <w:rPr>
          <w:rFonts w:ascii="Times New Roman" w:hAnsi="Times New Roman" w:cs="Times New Roman"/>
          <w:color w:val="auto"/>
          <w:sz w:val="36"/>
          <w:szCs w:val="36"/>
        </w:rPr>
        <w:t>Chapter 4: Electrons in Action</w:t>
      </w:r>
    </w:p>
    <w:p w14:paraId="193A55C4" w14:textId="089F59CB" w:rsidR="00D119FE" w:rsidRPr="007E73FA" w:rsidRDefault="00D119FE" w:rsidP="00A24566">
      <w:pPr>
        <w:pStyle w:val="Heading1"/>
        <w:rPr>
          <w:rFonts w:ascii="Times New Roman" w:hAnsi="Times New Roman" w:cs="Times New Roman"/>
          <w:color w:val="auto"/>
          <w:sz w:val="36"/>
          <w:szCs w:val="36"/>
        </w:rPr>
      </w:pPr>
      <w:r w:rsidRPr="007E73FA">
        <w:rPr>
          <w:rFonts w:ascii="Times New Roman" w:hAnsi="Times New Roman" w:cs="Times New Roman"/>
          <w:color w:val="auto"/>
          <w:sz w:val="36"/>
          <w:szCs w:val="36"/>
        </w:rPr>
        <w:t>Lesson 1: Electron Configuration and Quantum Numbers</w:t>
      </w:r>
    </w:p>
    <w:p w14:paraId="1DA8B202" w14:textId="27829BD9" w:rsidR="00E32F5F" w:rsidRPr="007E73FA" w:rsidRDefault="00E32F5F" w:rsidP="00E32F5F">
      <w:pPr>
        <w:rPr>
          <w:rFonts w:ascii="Times New Roman" w:hAnsi="Times New Roman" w:cs="Times New Roman"/>
        </w:rPr>
      </w:pPr>
    </w:p>
    <w:p w14:paraId="7FB9BDEA" w14:textId="3EB2E5F8" w:rsidR="00E32F5F" w:rsidRPr="007E73FA" w:rsidRDefault="00E32F5F" w:rsidP="00E32F5F">
      <w:pPr>
        <w:rPr>
          <w:rFonts w:ascii="Times New Roman" w:hAnsi="Times New Roman" w:cs="Times New Roman"/>
        </w:rPr>
      </w:pPr>
      <w:commentRangeStart w:id="0"/>
      <w:r w:rsidRPr="007E73FA">
        <w:rPr>
          <w:rFonts w:ascii="Times New Roman" w:hAnsi="Times New Roman" w:cs="Times New Roman"/>
          <w:noProof/>
        </w:rPr>
        <w:drawing>
          <wp:inline distT="0" distB="0" distL="0" distR="0" wp14:anchorId="45EEC5EB" wp14:editId="5FCC0779">
            <wp:extent cx="3274240" cy="3162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3274240" cy="3162300"/>
                    </a:xfrm>
                    <a:prstGeom prst="rect">
                      <a:avLst/>
                    </a:prstGeom>
                  </pic:spPr>
                </pic:pic>
              </a:graphicData>
            </a:graphic>
          </wp:inline>
        </w:drawing>
      </w:r>
      <w:commentRangeEnd w:id="0"/>
      <w:r w:rsidR="00FA2A63" w:rsidRPr="007E73FA">
        <w:rPr>
          <w:rStyle w:val="CommentReference"/>
          <w:rFonts w:ascii="Times New Roman" w:hAnsi="Times New Roman" w:cs="Times New Roman"/>
        </w:rPr>
        <w:commentReference w:id="0"/>
      </w:r>
    </w:p>
    <w:p w14:paraId="35FE24A1" w14:textId="58A18CA0" w:rsidR="00FA2A63" w:rsidRPr="007E73FA" w:rsidRDefault="00FA2A63" w:rsidP="00E32F5F">
      <w:pPr>
        <w:rPr>
          <w:rFonts w:ascii="Times New Roman" w:hAnsi="Times New Roman" w:cs="Times New Roman"/>
        </w:rPr>
      </w:pPr>
      <w:r w:rsidRPr="007E73FA">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3DE534CA" wp14:editId="4AA3D89C">
                <wp:simplePos x="0" y="0"/>
                <wp:positionH relativeFrom="column">
                  <wp:posOffset>129540</wp:posOffset>
                </wp:positionH>
                <wp:positionV relativeFrom="paragraph">
                  <wp:posOffset>102870</wp:posOffset>
                </wp:positionV>
                <wp:extent cx="285750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solidFill>
                          <a:srgbClr val="FFFFFF"/>
                        </a:solidFill>
                        <a:ln w="9525">
                          <a:solidFill>
                            <a:srgbClr val="000000"/>
                          </a:solidFill>
                          <a:miter lim="800000"/>
                          <a:headEnd/>
                          <a:tailEnd/>
                        </a:ln>
                      </wps:spPr>
                      <wps:txbx>
                        <w:txbxContent>
                          <w:p w14:paraId="437C1059" w14:textId="68C45B93" w:rsidR="00FA2A63" w:rsidRPr="007E73FA" w:rsidRDefault="00FA2A63">
                            <w:pPr>
                              <w:rPr>
                                <w:rFonts w:ascii="Times New Roman" w:hAnsi="Times New Roman" w:cs="Times New Roman"/>
                                <w:sz w:val="20"/>
                                <w:szCs w:val="20"/>
                              </w:rPr>
                            </w:pPr>
                            <w:r w:rsidRPr="007E73FA">
                              <w:rPr>
                                <w:rFonts w:ascii="Times New Roman" w:hAnsi="Times New Roman" w:cs="Times New Roman"/>
                                <w:sz w:val="20"/>
                                <w:szCs w:val="20"/>
                              </w:rPr>
                              <w:t>Figure 4.1. Electron shells and energy levels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E534CA" id="_x0000_t202" coordsize="21600,21600" o:spt="202" path="m,l,21600r21600,l21600,xe">
                <v:stroke joinstyle="miter"/>
                <v:path gradientshapeok="t" o:connecttype="rect"/>
              </v:shapetype>
              <v:shape id="Text Box 2" o:spid="_x0000_s1026" type="#_x0000_t202" style="position:absolute;margin-left:10.2pt;margin-top:8.1pt;width:2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">
                <v:textbox style="mso-fit-shape-to-text:t">
                  <w:txbxContent>
                    <w:p w14:paraId="437C1059" w14:textId="68C45B93" w:rsidR="00FA2A63" w:rsidRPr="007E73FA" w:rsidRDefault="00FA2A63">
                      <w:pPr>
                        <w:rPr>
                          <w:rFonts w:ascii="Times New Roman" w:hAnsi="Times New Roman" w:cs="Times New Roman"/>
                          <w:sz w:val="20"/>
                          <w:szCs w:val="20"/>
                        </w:rPr>
                      </w:pPr>
                      <w:r w:rsidRPr="007E73FA">
                        <w:rPr>
                          <w:rFonts w:ascii="Times New Roman" w:hAnsi="Times New Roman" w:cs="Times New Roman"/>
                          <w:sz w:val="20"/>
                          <w:szCs w:val="20"/>
                        </w:rPr>
                        <w:t>Figure 4.1. Electron shells and energy levels</w:t>
                      </w:r>
                    </w:p>
                  </w:txbxContent>
                </v:textbox>
                <w10:wrap type="square"/>
              </v:shape>
            </w:pict>
          </mc:Fallback>
        </mc:AlternateContent>
      </w:r>
    </w:p>
    <w:p w14:paraId="6DF90702" w14:textId="7ECC8A54" w:rsidR="00D119FE" w:rsidRPr="007E73FA" w:rsidRDefault="00D119FE" w:rsidP="00D119FE">
      <w:pPr>
        <w:rPr>
          <w:rFonts w:ascii="Times New Roman" w:hAnsi="Times New Roman" w:cs="Times New Roman"/>
        </w:rPr>
      </w:pPr>
    </w:p>
    <w:p w14:paraId="058ECA85" w14:textId="5DA64E1D" w:rsidR="00D119FE" w:rsidRPr="007E73FA" w:rsidRDefault="00D119FE" w:rsidP="007E73FA">
      <w:pPr>
        <w:pStyle w:val="Heading1"/>
        <w:rPr>
          <w:rFonts w:ascii="Times New Roman" w:hAnsi="Times New Roman" w:cs="Times New Roman"/>
          <w:color w:val="auto"/>
        </w:rPr>
      </w:pPr>
      <w:r w:rsidRPr="007E73FA">
        <w:rPr>
          <w:rFonts w:ascii="Times New Roman" w:hAnsi="Times New Roman" w:cs="Times New Roman"/>
          <w:color w:val="auto"/>
          <w:highlight w:val="yellow"/>
        </w:rPr>
        <w:t>&lt;H1&gt;</w:t>
      </w:r>
      <w:r w:rsidRPr="007E73FA">
        <w:rPr>
          <w:rFonts w:ascii="Times New Roman" w:hAnsi="Times New Roman" w:cs="Times New Roman"/>
          <w:color w:val="auto"/>
        </w:rPr>
        <w:t xml:space="preserve"> Essential Question</w:t>
      </w:r>
    </w:p>
    <w:p w14:paraId="4DBCC250" w14:textId="07E3B31A" w:rsidR="00D119FE" w:rsidRPr="007E73FA" w:rsidRDefault="00D119FE" w:rsidP="00D119FE">
      <w:pPr>
        <w:rPr>
          <w:rFonts w:ascii="Times New Roman" w:hAnsi="Times New Roman" w:cs="Times New Roman"/>
        </w:rPr>
      </w:pPr>
      <w:r w:rsidRPr="007E73FA">
        <w:rPr>
          <w:rFonts w:ascii="Times New Roman" w:hAnsi="Times New Roman" w:cs="Times New Roman"/>
        </w:rPr>
        <w:t>How do</w:t>
      </w:r>
      <w:r w:rsidR="00DD19FE" w:rsidRPr="007E73FA">
        <w:rPr>
          <w:rFonts w:ascii="Times New Roman" w:hAnsi="Times New Roman" w:cs="Times New Roman"/>
        </w:rPr>
        <w:t>es</w:t>
      </w:r>
      <w:r w:rsidRPr="007E73FA">
        <w:rPr>
          <w:rFonts w:ascii="Times New Roman" w:hAnsi="Times New Roman" w:cs="Times New Roman"/>
        </w:rPr>
        <w:t xml:space="preserve"> the arrangement of electrons in an atom determine its properties?</w:t>
      </w:r>
    </w:p>
    <w:p w14:paraId="5D774EF4" w14:textId="77777777" w:rsidR="00D119FE" w:rsidRPr="007602F5" w:rsidRDefault="00D119FE" w:rsidP="007602F5">
      <w:pPr>
        <w:pStyle w:val="Heading1"/>
        <w:rPr>
          <w:rFonts w:ascii="Times New Roman" w:hAnsi="Times New Roman" w:cs="Times New Roman"/>
          <w:color w:val="auto"/>
        </w:rPr>
      </w:pPr>
      <w:r w:rsidRPr="007602F5">
        <w:rPr>
          <w:rFonts w:ascii="Times New Roman" w:hAnsi="Times New Roman" w:cs="Times New Roman"/>
          <w:color w:val="auto"/>
          <w:highlight w:val="yellow"/>
        </w:rPr>
        <w:t>&lt;H1&gt;</w:t>
      </w:r>
      <w:r w:rsidRPr="007602F5">
        <w:rPr>
          <w:rFonts w:ascii="Times New Roman" w:hAnsi="Times New Roman" w:cs="Times New Roman"/>
          <w:color w:val="auto"/>
        </w:rPr>
        <w:t xml:space="preserve"> Big Idea</w:t>
      </w:r>
    </w:p>
    <w:p w14:paraId="451CC2F4" w14:textId="53272724" w:rsidR="00D119FE" w:rsidRPr="007E73FA" w:rsidRDefault="00D119FE" w:rsidP="00D119FE">
      <w:pPr>
        <w:rPr>
          <w:rFonts w:ascii="Times New Roman" w:hAnsi="Times New Roman" w:cs="Times New Roman"/>
        </w:rPr>
      </w:pPr>
      <w:r w:rsidRPr="007E73FA">
        <w:rPr>
          <w:rFonts w:ascii="Times New Roman" w:hAnsi="Times New Roman" w:cs="Times New Roman"/>
        </w:rPr>
        <w:t>Understanding how electrons are arranged around an atom helps</w:t>
      </w:r>
      <w:r w:rsidR="00FA2A63" w:rsidRPr="007E73FA">
        <w:rPr>
          <w:rFonts w:ascii="Times New Roman" w:hAnsi="Times New Roman" w:cs="Times New Roman"/>
        </w:rPr>
        <w:t xml:space="preserve"> </w:t>
      </w:r>
      <w:r w:rsidRPr="007E73FA">
        <w:rPr>
          <w:rFonts w:ascii="Times New Roman" w:hAnsi="Times New Roman" w:cs="Times New Roman"/>
        </w:rPr>
        <w:t>explain the behavior and properties of elements.</w:t>
      </w:r>
    </w:p>
    <w:p w14:paraId="515C02C5" w14:textId="77777777" w:rsidR="00B27F73" w:rsidRPr="007602F5" w:rsidRDefault="00B27F73" w:rsidP="007602F5">
      <w:pPr>
        <w:pStyle w:val="Heading1"/>
        <w:rPr>
          <w:rFonts w:ascii="Times New Roman" w:hAnsi="Times New Roman" w:cs="Times New Roman"/>
          <w:color w:val="auto"/>
        </w:rPr>
      </w:pPr>
      <w:r w:rsidRPr="007602F5">
        <w:rPr>
          <w:rFonts w:ascii="Times New Roman" w:hAnsi="Times New Roman" w:cs="Times New Roman"/>
          <w:color w:val="auto"/>
          <w:highlight w:val="yellow"/>
        </w:rPr>
        <w:t>&lt;H1&gt;</w:t>
      </w:r>
      <w:r w:rsidRPr="007602F5">
        <w:rPr>
          <w:rFonts w:ascii="Times New Roman" w:hAnsi="Times New Roman" w:cs="Times New Roman"/>
          <w:color w:val="auto"/>
        </w:rPr>
        <w:t xml:space="preserve"> Lesson Objectives</w:t>
      </w:r>
    </w:p>
    <w:p w14:paraId="51E32EE9" w14:textId="7FE29AB4" w:rsidR="00B27F73" w:rsidRPr="007E73FA" w:rsidRDefault="00B27F73" w:rsidP="00B27F73">
      <w:pPr>
        <w:rPr>
          <w:rFonts w:ascii="Times New Roman" w:hAnsi="Times New Roman" w:cs="Times New Roman"/>
        </w:rPr>
      </w:pPr>
      <w:r w:rsidRPr="007E73FA">
        <w:rPr>
          <w:rFonts w:ascii="Times New Roman" w:hAnsi="Times New Roman" w:cs="Times New Roman"/>
        </w:rPr>
        <w:t xml:space="preserve">By the end of the lesson, </w:t>
      </w:r>
      <w:r w:rsidR="2938C4A4" w:rsidRPr="007E73FA">
        <w:rPr>
          <w:rFonts w:ascii="Times New Roman" w:hAnsi="Times New Roman" w:cs="Times New Roman"/>
        </w:rPr>
        <w:t>you</w:t>
      </w:r>
      <w:r w:rsidRPr="007E73FA">
        <w:rPr>
          <w:rFonts w:ascii="Times New Roman" w:hAnsi="Times New Roman" w:cs="Times New Roman"/>
        </w:rPr>
        <w:t xml:space="preserve"> will be able to:</w:t>
      </w:r>
    </w:p>
    <w:p w14:paraId="138B7757" w14:textId="0424A1FC" w:rsidR="00B27F73" w:rsidRPr="007E73FA" w:rsidRDefault="56B65D53" w:rsidP="007602F5">
      <w:pPr>
        <w:pStyle w:val="NoSpacing"/>
        <w:numPr>
          <w:ilvl w:val="0"/>
          <w:numId w:val="8"/>
        </w:numPr>
        <w:rPr>
          <w:rFonts w:ascii="Times New Roman" w:hAnsi="Times New Roman" w:cs="Times New Roman"/>
        </w:rPr>
      </w:pPr>
      <w:r w:rsidRPr="007E73FA">
        <w:rPr>
          <w:rFonts w:ascii="Times New Roman" w:hAnsi="Times New Roman" w:cs="Times New Roman"/>
        </w:rPr>
        <w:t>w</w:t>
      </w:r>
      <w:r w:rsidR="00B27F73" w:rsidRPr="007E73FA">
        <w:rPr>
          <w:rFonts w:ascii="Times New Roman" w:hAnsi="Times New Roman" w:cs="Times New Roman"/>
        </w:rPr>
        <w:t>rite the electron configuration for a given atom</w:t>
      </w:r>
    </w:p>
    <w:p w14:paraId="686DFE26" w14:textId="642541EE" w:rsidR="00B27F73" w:rsidRPr="007E73FA" w:rsidRDefault="028DC355" w:rsidP="00B27F73">
      <w:pPr>
        <w:pStyle w:val="NoSpacing"/>
        <w:numPr>
          <w:ilvl w:val="0"/>
          <w:numId w:val="8"/>
        </w:numPr>
        <w:rPr>
          <w:rFonts w:ascii="Times New Roman" w:hAnsi="Times New Roman" w:cs="Times New Roman"/>
        </w:rPr>
      </w:pPr>
      <w:r w:rsidRPr="007E73FA">
        <w:rPr>
          <w:rFonts w:ascii="Times New Roman" w:hAnsi="Times New Roman" w:cs="Times New Roman"/>
        </w:rPr>
        <w:t>d</w:t>
      </w:r>
      <w:r w:rsidR="00B27F73" w:rsidRPr="007E73FA">
        <w:rPr>
          <w:rFonts w:ascii="Times New Roman" w:hAnsi="Times New Roman" w:cs="Times New Roman"/>
        </w:rPr>
        <w:t>etermine the electron configuration of an atom by analyzing its valence electrons</w:t>
      </w:r>
    </w:p>
    <w:p w14:paraId="5EBBE4D3" w14:textId="50C3F630" w:rsidR="00B27F73" w:rsidRPr="007E73FA" w:rsidRDefault="4B3E4ACC" w:rsidP="00B27F73">
      <w:pPr>
        <w:pStyle w:val="NoSpacing"/>
        <w:numPr>
          <w:ilvl w:val="0"/>
          <w:numId w:val="8"/>
        </w:numPr>
        <w:rPr>
          <w:rFonts w:ascii="Times New Roman" w:hAnsi="Times New Roman" w:cs="Times New Roman"/>
        </w:rPr>
      </w:pPr>
      <w:proofErr w:type="gramStart"/>
      <w:r w:rsidRPr="007E73FA">
        <w:rPr>
          <w:rFonts w:ascii="Times New Roman" w:hAnsi="Times New Roman" w:cs="Times New Roman"/>
        </w:rPr>
        <w:t>d</w:t>
      </w:r>
      <w:r w:rsidR="00B27F73" w:rsidRPr="007E73FA">
        <w:rPr>
          <w:rFonts w:ascii="Times New Roman" w:hAnsi="Times New Roman" w:cs="Times New Roman"/>
        </w:rPr>
        <w:t>escribe</w:t>
      </w:r>
      <w:proofErr w:type="gramEnd"/>
      <w:r w:rsidR="00B27F73" w:rsidRPr="007E73FA">
        <w:rPr>
          <w:rFonts w:ascii="Times New Roman" w:hAnsi="Times New Roman" w:cs="Times New Roman"/>
        </w:rPr>
        <w:t xml:space="preserve"> the concept of quantized energy levels in atoms</w:t>
      </w:r>
    </w:p>
    <w:p w14:paraId="58265371" w14:textId="77777777" w:rsidR="00B27F73" w:rsidRPr="007E73FA" w:rsidRDefault="00B27F73" w:rsidP="00D119FE">
      <w:pPr>
        <w:rPr>
          <w:rFonts w:ascii="Times New Roman" w:hAnsi="Times New Roman" w:cs="Times New Roman"/>
        </w:rPr>
      </w:pPr>
    </w:p>
    <w:p w14:paraId="7B6FDC16" w14:textId="4B3A8A21" w:rsidR="00D119FE" w:rsidRPr="00E92CF2" w:rsidRDefault="00D119FE" w:rsidP="00E92CF2">
      <w:pPr>
        <w:pStyle w:val="Heading1"/>
        <w:rPr>
          <w:rFonts w:ascii="Times New Roman" w:hAnsi="Times New Roman" w:cs="Times New Roman"/>
          <w:color w:val="auto"/>
        </w:rPr>
      </w:pPr>
      <w:r w:rsidRPr="00E92CF2">
        <w:rPr>
          <w:rFonts w:ascii="Times New Roman" w:hAnsi="Times New Roman" w:cs="Times New Roman"/>
          <w:color w:val="auto"/>
          <w:highlight w:val="yellow"/>
        </w:rPr>
        <w:lastRenderedPageBreak/>
        <w:t>&lt;H1&gt;</w:t>
      </w:r>
      <w:r w:rsidRPr="00E92CF2">
        <w:rPr>
          <w:rFonts w:ascii="Times New Roman" w:hAnsi="Times New Roman" w:cs="Times New Roman"/>
          <w:color w:val="auto"/>
        </w:rPr>
        <w:t xml:space="preserve"> </w:t>
      </w:r>
      <w:r w:rsidR="00B27F73" w:rsidRPr="00E92CF2">
        <w:rPr>
          <w:rFonts w:ascii="Times New Roman" w:hAnsi="Times New Roman" w:cs="Times New Roman"/>
          <w:color w:val="auto"/>
        </w:rPr>
        <w:t>Curiosity Corner</w:t>
      </w:r>
    </w:p>
    <w:p w14:paraId="0D5B22D8" w14:textId="77777777" w:rsidR="00D119FE" w:rsidRPr="007E73FA" w:rsidRDefault="00D119FE" w:rsidP="00D119FE">
      <w:pPr>
        <w:rPr>
          <w:rFonts w:ascii="Times New Roman" w:hAnsi="Times New Roman" w:cs="Times New Roman"/>
        </w:rPr>
      </w:pPr>
      <w:r w:rsidRPr="007E73FA">
        <w:rPr>
          <w:rFonts w:ascii="Times New Roman" w:hAnsi="Times New Roman" w:cs="Times New Roman"/>
        </w:rPr>
        <w:t xml:space="preserve">Imagine a busy highway at night, where the bright lights of cars, streetlamps, and traffic signals guide drivers safely through the dark. </w:t>
      </w:r>
      <w:commentRangeStart w:id="1"/>
      <w:r w:rsidRPr="007E73FA">
        <w:rPr>
          <w:rFonts w:ascii="Times New Roman" w:hAnsi="Times New Roman" w:cs="Times New Roman"/>
        </w:rPr>
        <w:t xml:space="preserve">Each of these lights works because of the movement of electrons. </w:t>
      </w:r>
      <w:commentRangeEnd w:id="1"/>
      <w:r w:rsidRPr="007E73FA">
        <w:rPr>
          <w:rStyle w:val="CommentReference"/>
          <w:rFonts w:ascii="Times New Roman" w:hAnsi="Times New Roman" w:cs="Times New Roman"/>
        </w:rPr>
        <w:commentReference w:id="1"/>
      </w:r>
      <w:r w:rsidRPr="007E73FA">
        <w:rPr>
          <w:rFonts w:ascii="Times New Roman" w:hAnsi="Times New Roman" w:cs="Times New Roman"/>
        </w:rPr>
        <w:t>But how do these tiny particles produce such visible effects? Just like satellites orbiting a planet, electrons orbit the nucleus of an atom, and their arrangement follows specific patterns. These patterns, or electron configurations, determine how elements behave and interact, including how they produce light.</w:t>
      </w:r>
    </w:p>
    <w:p w14:paraId="4DE07309" w14:textId="7D96A34C" w:rsidR="00D119FE" w:rsidRPr="00A77F85" w:rsidRDefault="00D119FE" w:rsidP="00A77F85">
      <w:pPr>
        <w:pStyle w:val="Heading1"/>
        <w:rPr>
          <w:rFonts w:ascii="Times New Roman" w:hAnsi="Times New Roman" w:cs="Times New Roman"/>
          <w:color w:val="auto"/>
        </w:rPr>
      </w:pPr>
      <w:r w:rsidRPr="00A77F85">
        <w:rPr>
          <w:rFonts w:ascii="Times New Roman" w:hAnsi="Times New Roman" w:cs="Times New Roman"/>
          <w:color w:val="auto"/>
          <w:highlight w:val="yellow"/>
        </w:rPr>
        <w:t>&lt;H1&gt;</w:t>
      </w:r>
      <w:r w:rsidRPr="00A77F85">
        <w:rPr>
          <w:rFonts w:ascii="Times New Roman" w:hAnsi="Times New Roman" w:cs="Times New Roman"/>
          <w:color w:val="auto"/>
        </w:rPr>
        <w:t xml:space="preserve"> </w:t>
      </w:r>
      <w:r w:rsidR="00D14CE0" w:rsidRPr="00A77F85">
        <w:rPr>
          <w:rFonts w:ascii="Times New Roman" w:hAnsi="Times New Roman" w:cs="Times New Roman"/>
          <w:color w:val="auto"/>
        </w:rPr>
        <w:t xml:space="preserve">Key </w:t>
      </w:r>
      <w:r w:rsidRPr="00A77F85">
        <w:rPr>
          <w:rFonts w:ascii="Times New Roman" w:hAnsi="Times New Roman" w:cs="Times New Roman"/>
          <w:color w:val="auto"/>
        </w:rPr>
        <w:t>Vocabulary</w:t>
      </w:r>
      <w:r w:rsidRPr="00A77F85" w:rsidDel="004E75AA">
        <w:rPr>
          <w:rFonts w:ascii="Times New Roman" w:hAnsi="Times New Roman" w:cs="Times New Roman"/>
          <w:color w:val="auto"/>
        </w:rPr>
        <w:t xml:space="preserve"> </w:t>
      </w:r>
    </w:p>
    <w:p w14:paraId="36A9EEB8" w14:textId="1DB05F57" w:rsidR="00D119FE" w:rsidRPr="0091143F" w:rsidRDefault="008A1F90" w:rsidP="00D119FE">
      <w:pPr>
        <w:spacing w:after="0"/>
        <w:rPr>
          <w:rFonts w:ascii="Times New Roman" w:hAnsi="Times New Roman" w:cs="Times New Roman"/>
          <w:sz w:val="20"/>
          <w:szCs w:val="20"/>
        </w:rPr>
      </w:pPr>
      <w:proofErr w:type="spellStart"/>
      <w:r w:rsidRPr="0091143F">
        <w:rPr>
          <w:rFonts w:ascii="Times New Roman" w:hAnsi="Times New Roman" w:cs="Times New Roman"/>
          <w:sz w:val="20"/>
          <w:szCs w:val="20"/>
        </w:rPr>
        <w:t>aufbau</w:t>
      </w:r>
      <w:proofErr w:type="spellEnd"/>
      <w:r w:rsidRPr="0091143F">
        <w:rPr>
          <w:rFonts w:ascii="Times New Roman" w:hAnsi="Times New Roman" w:cs="Times New Roman"/>
          <w:sz w:val="20"/>
          <w:szCs w:val="20"/>
        </w:rPr>
        <w:t xml:space="preserve"> principle- electrons fill atomic orbitals in order of increasing energy levels, starting with the lowest energy orbitals first. </w:t>
      </w:r>
    </w:p>
    <w:p w14:paraId="23657AE8" w14:textId="7030C053" w:rsidR="00A95763" w:rsidRPr="0091143F" w:rsidRDefault="008A1F90" w:rsidP="00D119FE">
      <w:pPr>
        <w:spacing w:after="0"/>
        <w:rPr>
          <w:rFonts w:ascii="Times New Roman" w:hAnsi="Times New Roman" w:cs="Times New Roman"/>
          <w:sz w:val="20"/>
          <w:szCs w:val="20"/>
        </w:rPr>
      </w:pPr>
      <w:r w:rsidRPr="0091143F">
        <w:rPr>
          <w:rFonts w:ascii="Times New Roman" w:hAnsi="Times New Roman" w:cs="Times New Roman"/>
          <w:sz w:val="20"/>
          <w:szCs w:val="20"/>
        </w:rPr>
        <w:t>electron configuration- the arrangement of electrons in an atom’s orbitals using notation.</w:t>
      </w:r>
    </w:p>
    <w:p w14:paraId="6C05B97A" w14:textId="258B1E46" w:rsidR="00D119FE" w:rsidRPr="0091143F" w:rsidRDefault="008A1F90" w:rsidP="00D119FE">
      <w:pPr>
        <w:spacing w:after="0"/>
        <w:rPr>
          <w:rFonts w:ascii="Times New Roman" w:hAnsi="Times New Roman" w:cs="Times New Roman"/>
          <w:sz w:val="20"/>
          <w:szCs w:val="20"/>
          <w:lang w:val="en-IN"/>
        </w:rPr>
      </w:pPr>
      <w:r w:rsidRPr="0091143F">
        <w:rPr>
          <w:rFonts w:ascii="Times New Roman" w:hAnsi="Times New Roman" w:cs="Times New Roman"/>
          <w:sz w:val="20"/>
          <w:szCs w:val="20"/>
        </w:rPr>
        <w:t>hund's rule- electrons occupy orbitals of equal energy, one electron enters each orbital until all are half-filled before any orbital gets a second electron.</w:t>
      </w:r>
      <w:r w:rsidR="00ED50C5" w:rsidRPr="0091143F">
        <w:rPr>
          <w:rFonts w:ascii="Times New Roman" w:hAnsi="Times New Roman" w:cs="Times New Roman"/>
          <w:sz w:val="20"/>
          <w:szCs w:val="20"/>
        </w:rPr>
        <w:t xml:space="preserve">  </w:t>
      </w:r>
      <w:r w:rsidR="00ED50C5" w:rsidRPr="0091143F">
        <w:rPr>
          <w:rFonts w:ascii="Times New Roman" w:hAnsi="Times New Roman" w:cs="Times New Roman"/>
          <w:sz w:val="20"/>
          <w:szCs w:val="20"/>
          <w:highlight w:val="yellow"/>
          <w:lang w:val="en-IN"/>
        </w:rPr>
        <w:t>In orbitals of the same energy, electrons fill each orbital singly before pairing up.</w:t>
      </w:r>
      <w:r w:rsidRPr="0091143F">
        <w:rPr>
          <w:rFonts w:ascii="Times New Roman" w:hAnsi="Times New Roman" w:cs="Times New Roman"/>
          <w:sz w:val="20"/>
          <w:szCs w:val="20"/>
          <w:highlight w:val="yellow"/>
        </w:rPr>
        <w:t xml:space="preserve"> </w:t>
      </w:r>
      <w:commentRangeStart w:id="2"/>
      <w:commentRangeStart w:id="3"/>
      <w:commentRangeEnd w:id="2"/>
      <w:r w:rsidR="00D119FE" w:rsidRPr="0091143F">
        <w:rPr>
          <w:rStyle w:val="CommentReference"/>
          <w:rFonts w:ascii="Times New Roman" w:hAnsi="Times New Roman" w:cs="Times New Roman"/>
          <w:sz w:val="20"/>
          <w:szCs w:val="20"/>
          <w:highlight w:val="yellow"/>
        </w:rPr>
        <w:commentReference w:id="2"/>
      </w:r>
      <w:commentRangeEnd w:id="3"/>
      <w:r w:rsidR="00ED50C5" w:rsidRPr="0091143F">
        <w:rPr>
          <w:rStyle w:val="CommentReference"/>
          <w:rFonts w:ascii="Times New Roman" w:hAnsi="Times New Roman" w:cs="Times New Roman"/>
          <w:sz w:val="20"/>
          <w:szCs w:val="20"/>
        </w:rPr>
        <w:commentReference w:id="3"/>
      </w:r>
    </w:p>
    <w:p w14:paraId="32A95F54" w14:textId="3BD79D9C" w:rsidR="00D119FE" w:rsidRPr="0091143F" w:rsidRDefault="008A1F90" w:rsidP="00D119FE">
      <w:pPr>
        <w:spacing w:after="0"/>
        <w:rPr>
          <w:rFonts w:ascii="Times New Roman" w:hAnsi="Times New Roman" w:cs="Times New Roman"/>
          <w:sz w:val="20"/>
          <w:szCs w:val="20"/>
        </w:rPr>
      </w:pPr>
      <w:r w:rsidRPr="0091143F">
        <w:rPr>
          <w:rFonts w:ascii="Times New Roman" w:hAnsi="Times New Roman" w:cs="Times New Roman"/>
          <w:sz w:val="20"/>
          <w:szCs w:val="20"/>
        </w:rPr>
        <w:t xml:space="preserve">orbital- region of space around the nucleus of an atom where there is a high probability of finding an electron. </w:t>
      </w:r>
    </w:p>
    <w:p w14:paraId="26BAE379" w14:textId="7652A609" w:rsidR="00D119FE" w:rsidRPr="0091143F" w:rsidRDefault="008A1F90" w:rsidP="00D119FE">
      <w:pPr>
        <w:spacing w:after="0"/>
        <w:rPr>
          <w:rFonts w:ascii="Times New Roman" w:hAnsi="Times New Roman" w:cs="Times New Roman"/>
          <w:sz w:val="20"/>
          <w:szCs w:val="20"/>
        </w:rPr>
      </w:pPr>
      <w:proofErr w:type="spellStart"/>
      <w:r w:rsidRPr="0091143F">
        <w:rPr>
          <w:rFonts w:ascii="Times New Roman" w:hAnsi="Times New Roman" w:cs="Times New Roman"/>
          <w:sz w:val="20"/>
          <w:szCs w:val="20"/>
        </w:rPr>
        <w:t>pauli</w:t>
      </w:r>
      <w:proofErr w:type="spellEnd"/>
      <w:r w:rsidRPr="0091143F">
        <w:rPr>
          <w:rFonts w:ascii="Times New Roman" w:hAnsi="Times New Roman" w:cs="Times New Roman"/>
          <w:sz w:val="20"/>
          <w:szCs w:val="20"/>
        </w:rPr>
        <w:t xml:space="preserve"> exclusion principle- it states that no two electrons in the same atom can have the same set of four quantum numbers. </w:t>
      </w:r>
    </w:p>
    <w:p w14:paraId="6AB55725" w14:textId="254A58A3" w:rsidR="00D119FE" w:rsidRPr="0091143F" w:rsidRDefault="008A1F90" w:rsidP="00D119FE">
      <w:pPr>
        <w:spacing w:after="0"/>
        <w:rPr>
          <w:rFonts w:ascii="Times New Roman" w:hAnsi="Times New Roman" w:cs="Times New Roman"/>
          <w:sz w:val="20"/>
          <w:szCs w:val="20"/>
        </w:rPr>
      </w:pPr>
      <w:r w:rsidRPr="0091143F">
        <w:rPr>
          <w:rFonts w:ascii="Times New Roman" w:hAnsi="Times New Roman" w:cs="Times New Roman"/>
          <w:sz w:val="20"/>
          <w:szCs w:val="20"/>
        </w:rPr>
        <w:t>subshell (</w:t>
      </w:r>
      <w:proofErr w:type="spellStart"/>
      <w:proofErr w:type="gramStart"/>
      <w:r w:rsidRPr="0091143F">
        <w:rPr>
          <w:rFonts w:ascii="Times New Roman" w:hAnsi="Times New Roman" w:cs="Times New Roman"/>
          <w:sz w:val="20"/>
          <w:szCs w:val="20"/>
        </w:rPr>
        <w:t>s,p</w:t>
      </w:r>
      <w:proofErr w:type="gramEnd"/>
      <w:r w:rsidRPr="0091143F">
        <w:rPr>
          <w:rFonts w:ascii="Times New Roman" w:hAnsi="Times New Roman" w:cs="Times New Roman"/>
          <w:sz w:val="20"/>
          <w:szCs w:val="20"/>
        </w:rPr>
        <w:t>,d,f</w:t>
      </w:r>
      <w:proofErr w:type="spellEnd"/>
      <w:r w:rsidRPr="0091143F">
        <w:rPr>
          <w:rFonts w:ascii="Times New Roman" w:hAnsi="Times New Roman" w:cs="Times New Roman"/>
          <w:sz w:val="20"/>
          <w:szCs w:val="20"/>
        </w:rPr>
        <w:t>)- grouping of orbitals within an electron shell that have the same energy level and type</w:t>
      </w:r>
    </w:p>
    <w:p w14:paraId="49DD1D81" w14:textId="6E63AF92" w:rsidR="00D119FE" w:rsidRPr="0091143F" w:rsidRDefault="008A1F90" w:rsidP="00D119FE">
      <w:pPr>
        <w:spacing w:after="0"/>
        <w:rPr>
          <w:rFonts w:ascii="Times New Roman" w:hAnsi="Times New Roman" w:cs="Times New Roman"/>
          <w:sz w:val="20"/>
          <w:szCs w:val="20"/>
        </w:rPr>
      </w:pPr>
      <w:r w:rsidRPr="0091143F">
        <w:rPr>
          <w:rFonts w:ascii="Times New Roman" w:hAnsi="Times New Roman" w:cs="Times New Roman"/>
          <w:sz w:val="20"/>
          <w:szCs w:val="20"/>
        </w:rPr>
        <w:t>quantum numbers (n, l, m</w:t>
      </w:r>
      <w:r w:rsidRPr="0091143F">
        <w:rPr>
          <w:rFonts w:ascii="Times New Roman" w:hAnsi="Times New Roman" w:cs="Times New Roman"/>
          <w:sz w:val="20"/>
          <w:szCs w:val="20"/>
          <w:vertAlign w:val="subscript"/>
        </w:rPr>
        <w:t>l</w:t>
      </w:r>
      <w:r w:rsidRPr="0091143F">
        <w:rPr>
          <w:rFonts w:ascii="Times New Roman" w:hAnsi="Times New Roman" w:cs="Times New Roman"/>
          <w:sz w:val="20"/>
          <w:szCs w:val="20"/>
        </w:rPr>
        <w:t xml:space="preserve">, </w:t>
      </w:r>
      <w:proofErr w:type="spellStart"/>
      <w:r w:rsidRPr="0091143F">
        <w:rPr>
          <w:rFonts w:ascii="Times New Roman" w:hAnsi="Times New Roman" w:cs="Times New Roman"/>
          <w:sz w:val="20"/>
          <w:szCs w:val="20"/>
        </w:rPr>
        <w:t>m</w:t>
      </w:r>
      <w:r w:rsidRPr="0091143F">
        <w:rPr>
          <w:rFonts w:ascii="Times New Roman" w:hAnsi="Times New Roman" w:cs="Times New Roman"/>
          <w:sz w:val="20"/>
          <w:szCs w:val="20"/>
          <w:vertAlign w:val="subscript"/>
        </w:rPr>
        <w:t>s</w:t>
      </w:r>
      <w:proofErr w:type="spellEnd"/>
      <w:r w:rsidRPr="0091143F">
        <w:rPr>
          <w:rFonts w:ascii="Times New Roman" w:hAnsi="Times New Roman" w:cs="Times New Roman"/>
          <w:sz w:val="20"/>
          <w:szCs w:val="20"/>
        </w:rPr>
        <w:t xml:space="preserve">)- set of four values that describe the unique position and properties of each electron within an atom. </w:t>
      </w:r>
    </w:p>
    <w:p w14:paraId="42C1A964" w14:textId="77777777" w:rsidR="00D119FE" w:rsidRPr="00A77F85" w:rsidRDefault="00D119FE" w:rsidP="00A77F85">
      <w:pPr>
        <w:pStyle w:val="Heading1"/>
        <w:rPr>
          <w:rFonts w:ascii="Times New Roman" w:hAnsi="Times New Roman" w:cs="Times New Roman"/>
        </w:rPr>
      </w:pPr>
    </w:p>
    <w:p w14:paraId="48D2C702" w14:textId="05BC7893" w:rsidR="00D119FE" w:rsidRPr="00A77F85" w:rsidRDefault="00D119FE" w:rsidP="00A77F85">
      <w:pPr>
        <w:pStyle w:val="Heading1"/>
        <w:rPr>
          <w:rFonts w:ascii="Times New Roman" w:hAnsi="Times New Roman" w:cs="Times New Roman"/>
          <w:color w:val="auto"/>
        </w:rPr>
      </w:pPr>
      <w:r w:rsidRPr="00A77F85">
        <w:rPr>
          <w:rFonts w:ascii="Times New Roman" w:hAnsi="Times New Roman" w:cs="Times New Roman"/>
          <w:color w:val="auto"/>
          <w:highlight w:val="yellow"/>
        </w:rPr>
        <w:t>&lt;H1&gt;</w:t>
      </w:r>
      <w:r w:rsidRPr="00A77F85">
        <w:rPr>
          <w:rFonts w:ascii="Times New Roman" w:hAnsi="Times New Roman" w:cs="Times New Roman"/>
          <w:color w:val="auto"/>
        </w:rPr>
        <w:t xml:space="preserve"> </w:t>
      </w:r>
      <w:r w:rsidR="006868C1" w:rsidRPr="00A77F85">
        <w:rPr>
          <w:rFonts w:ascii="Times New Roman" w:hAnsi="Times New Roman" w:cs="Times New Roman"/>
          <w:color w:val="auto"/>
        </w:rPr>
        <w:t>Ignite</w:t>
      </w:r>
      <w:r w:rsidR="00A95763" w:rsidRPr="00A77F85">
        <w:rPr>
          <w:rFonts w:ascii="Times New Roman" w:hAnsi="Times New Roman" w:cs="Times New Roman"/>
          <w:color w:val="auto"/>
        </w:rPr>
        <w:t xml:space="preserve">: </w:t>
      </w:r>
      <w:r w:rsidR="53A49446" w:rsidRPr="00A77F85">
        <w:rPr>
          <w:rFonts w:ascii="Times New Roman" w:hAnsi="Times New Roman" w:cs="Times New Roman"/>
          <w:color w:val="auto"/>
        </w:rPr>
        <w:t xml:space="preserve">Can You Be In Between Steps? </w:t>
      </w:r>
    </w:p>
    <w:p w14:paraId="592978FB" w14:textId="77777777" w:rsidR="00D119FE" w:rsidRPr="007E73FA" w:rsidRDefault="00D119FE" w:rsidP="00D119FE">
      <w:pPr>
        <w:pStyle w:val="NoSpacing"/>
        <w:rPr>
          <w:rFonts w:ascii="Times New Roman" w:hAnsi="Times New Roman" w:cs="Times New Roman"/>
        </w:rPr>
      </w:pPr>
    </w:p>
    <w:p w14:paraId="65DF35C7" w14:textId="45AC55FD" w:rsidR="6681F962" w:rsidRPr="00C23E03" w:rsidRDefault="6681F962" w:rsidP="1672D1D1">
      <w:pPr>
        <w:pStyle w:val="NoSpacing"/>
        <w:rPr>
          <w:rFonts w:ascii="Times New Roman" w:hAnsi="Times New Roman" w:cs="Times New Roman"/>
          <w:sz w:val="20"/>
          <w:szCs w:val="20"/>
        </w:rPr>
      </w:pPr>
      <w:r w:rsidRPr="00C23E03">
        <w:rPr>
          <w:rFonts w:ascii="Times New Roman" w:hAnsi="Times New Roman" w:cs="Times New Roman"/>
          <w:sz w:val="20"/>
          <w:szCs w:val="20"/>
        </w:rPr>
        <w:t>Picture yourself going up a ladder</w:t>
      </w:r>
      <w:r w:rsidR="1A5D76DE" w:rsidRPr="00C23E03">
        <w:rPr>
          <w:rFonts w:ascii="Times New Roman" w:hAnsi="Times New Roman" w:cs="Times New Roman"/>
          <w:sz w:val="20"/>
          <w:szCs w:val="20"/>
        </w:rPr>
        <w:t>, like the one shown in the figure</w:t>
      </w:r>
      <w:r w:rsidRPr="00C23E03">
        <w:rPr>
          <w:rFonts w:ascii="Times New Roman" w:hAnsi="Times New Roman" w:cs="Times New Roman"/>
          <w:sz w:val="20"/>
          <w:szCs w:val="20"/>
        </w:rPr>
        <w:t>.</w:t>
      </w:r>
      <w:r w:rsidR="0C49C769" w:rsidRPr="00C23E03">
        <w:rPr>
          <w:rFonts w:ascii="Times New Roman" w:hAnsi="Times New Roman" w:cs="Times New Roman"/>
          <w:sz w:val="20"/>
          <w:szCs w:val="20"/>
        </w:rPr>
        <w:t xml:space="preserve"> It goes from down below to the 4</w:t>
      </w:r>
      <w:r w:rsidR="0C49C769" w:rsidRPr="00C23E03">
        <w:rPr>
          <w:rFonts w:ascii="Times New Roman" w:hAnsi="Times New Roman" w:cs="Times New Roman"/>
          <w:sz w:val="20"/>
          <w:szCs w:val="20"/>
          <w:vertAlign w:val="superscript"/>
        </w:rPr>
        <w:t>th</w:t>
      </w:r>
      <w:r w:rsidR="0C49C769" w:rsidRPr="00C23E03">
        <w:rPr>
          <w:rFonts w:ascii="Times New Roman" w:hAnsi="Times New Roman" w:cs="Times New Roman"/>
          <w:sz w:val="20"/>
          <w:szCs w:val="20"/>
        </w:rPr>
        <w:t xml:space="preserve"> level. You can stand on the steps. But can you be at any height?  Can you be in</w:t>
      </w:r>
      <w:r w:rsidR="36DEB3D3" w:rsidRPr="00C23E03">
        <w:rPr>
          <w:rFonts w:ascii="Times New Roman" w:hAnsi="Times New Roman" w:cs="Times New Roman"/>
          <w:sz w:val="20"/>
          <w:szCs w:val="20"/>
        </w:rPr>
        <w:t xml:space="preserve"> between steps?</w:t>
      </w:r>
      <w:r w:rsidRPr="00C23E03">
        <w:rPr>
          <w:rFonts w:ascii="Times New Roman" w:hAnsi="Times New Roman" w:cs="Times New Roman"/>
          <w:sz w:val="20"/>
          <w:szCs w:val="20"/>
        </w:rPr>
        <w:t xml:space="preserve"> </w:t>
      </w:r>
      <w:r w:rsidR="5F3D6C11" w:rsidRPr="00C23E03">
        <w:rPr>
          <w:rFonts w:ascii="Times New Roman" w:hAnsi="Times New Roman" w:cs="Times New Roman"/>
          <w:sz w:val="20"/>
          <w:szCs w:val="20"/>
        </w:rPr>
        <w:t xml:space="preserve"> </w:t>
      </w:r>
      <w:commentRangeStart w:id="4"/>
      <w:commentRangeEnd w:id="4"/>
      <w:r w:rsidRPr="00C23E03">
        <w:rPr>
          <w:rStyle w:val="CommentReference"/>
          <w:rFonts w:ascii="Times New Roman" w:hAnsi="Times New Roman" w:cs="Times New Roman"/>
          <w:sz w:val="20"/>
          <w:szCs w:val="20"/>
        </w:rPr>
        <w:commentReference w:id="4"/>
      </w:r>
      <w:r w:rsidR="1672D1D1" w:rsidRPr="00C23E03">
        <w:rPr>
          <w:rFonts w:ascii="Times New Roman" w:hAnsi="Times New Roman" w:cs="Times New Roman"/>
          <w:noProof/>
          <w:sz w:val="20"/>
          <w:szCs w:val="20"/>
        </w:rPr>
        <w:drawing>
          <wp:anchor distT="0" distB="0" distL="114300" distR="114300" simplePos="0" relativeHeight="251658240" behindDoc="0" locked="0" layoutInCell="1" allowOverlap="1" wp14:anchorId="5CD69263" wp14:editId="201578D5">
            <wp:simplePos x="0" y="0"/>
            <wp:positionH relativeFrom="column">
              <wp:align>right</wp:align>
            </wp:positionH>
            <wp:positionV relativeFrom="paragraph">
              <wp:posOffset>0</wp:posOffset>
            </wp:positionV>
            <wp:extent cx="3200400" cy="2756388"/>
            <wp:effectExtent l="0" t="0" r="0" b="0"/>
            <wp:wrapSquare wrapText="bothSides"/>
            <wp:docPr id="752409556" name="Picture 75240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756388"/>
                    </a:xfrm>
                    <a:prstGeom prst="rect">
                      <a:avLst/>
                    </a:prstGeom>
                  </pic:spPr>
                </pic:pic>
              </a:graphicData>
            </a:graphic>
            <wp14:sizeRelH relativeFrom="page">
              <wp14:pctWidth>0</wp14:pctWidth>
            </wp14:sizeRelH>
            <wp14:sizeRelV relativeFrom="page">
              <wp14:pctHeight>0</wp14:pctHeight>
            </wp14:sizeRelV>
          </wp:anchor>
        </w:drawing>
      </w:r>
    </w:p>
    <w:p w14:paraId="7CF21CAF" w14:textId="0043D791" w:rsidR="00D119FE" w:rsidRPr="007E73FA" w:rsidRDefault="00D119FE" w:rsidP="75B52F41">
      <w:pPr>
        <w:pStyle w:val="NoSpacing"/>
        <w:rPr>
          <w:rFonts w:ascii="Times New Roman" w:hAnsi="Times New Roman" w:cs="Times New Roman"/>
        </w:rPr>
      </w:pPr>
    </w:p>
    <w:p w14:paraId="6F436699" w14:textId="1C528813" w:rsidR="00D119FE" w:rsidRPr="004372AE" w:rsidRDefault="005F7CDF" w:rsidP="004372AE">
      <w:pPr>
        <w:pStyle w:val="Heading2"/>
        <w:rPr>
          <w:rFonts w:ascii="Times New Roman" w:hAnsi="Times New Roman" w:cs="Times New Roman"/>
          <w:color w:val="auto"/>
          <w:sz w:val="30"/>
          <w:szCs w:val="30"/>
          <w:lang w:val="en-IN" w:eastAsia="en-IN"/>
        </w:rPr>
      </w:pPr>
      <w:r w:rsidRPr="004372AE">
        <w:rPr>
          <w:rFonts w:ascii="Times New Roman" w:hAnsi="Times New Roman" w:cs="Times New Roman"/>
          <w:color w:val="auto"/>
          <w:sz w:val="30"/>
          <w:szCs w:val="30"/>
          <w:highlight w:val="yellow"/>
          <w:lang w:val="en-IN" w:eastAsia="en-IN"/>
        </w:rPr>
        <w:t>&lt;H2&gt;</w:t>
      </w:r>
      <w:r w:rsidRPr="004372AE">
        <w:rPr>
          <w:rFonts w:ascii="Times New Roman" w:hAnsi="Times New Roman" w:cs="Times New Roman"/>
          <w:color w:val="auto"/>
          <w:sz w:val="30"/>
          <w:szCs w:val="30"/>
          <w:lang w:val="en-IN" w:eastAsia="en-IN"/>
        </w:rPr>
        <w:t xml:space="preserve"> Use AI tools to generate questions </w:t>
      </w:r>
    </w:p>
    <w:p w14:paraId="11047932" w14:textId="40500288" w:rsidR="005F7CDF" w:rsidRPr="00C23E03" w:rsidRDefault="005F7CDF" w:rsidP="75B52F41">
      <w:pPr>
        <w:pStyle w:val="NoSpacing"/>
        <w:rPr>
          <w:rFonts w:ascii="Times New Roman" w:hAnsi="Times New Roman" w:cs="Times New Roman"/>
          <w:sz w:val="20"/>
          <w:szCs w:val="20"/>
        </w:rPr>
      </w:pPr>
      <w:r w:rsidRPr="00C23E03">
        <w:rPr>
          <w:rFonts w:ascii="Times New Roman" w:eastAsia="Times New Roman" w:hAnsi="Times New Roman" w:cs="Times New Roman"/>
          <w:sz w:val="20"/>
          <w:szCs w:val="20"/>
          <w:lang w:val="en-IN" w:eastAsia="en-IN"/>
        </w:rPr>
        <w:t xml:space="preserve">Enter the following prompts in an AI tool to obtain information. </w:t>
      </w:r>
      <w:r w:rsidR="11BC42C0" w:rsidRPr="00C23E03">
        <w:rPr>
          <w:rFonts w:ascii="Times New Roman" w:eastAsia="Times New Roman" w:hAnsi="Times New Roman" w:cs="Times New Roman"/>
          <w:sz w:val="20"/>
          <w:szCs w:val="20"/>
          <w:lang w:val="en-IN" w:eastAsia="en-IN"/>
        </w:rPr>
        <w:t>Remember that information obtained from AI tools always need to be verified, but it helps to generate questions</w:t>
      </w:r>
      <w:ins w:id="5" w:author="Josmi Jose" w:date="2024-11-20T08:51:00Z">
        <w:r w:rsidR="440EBBBE" w:rsidRPr="00C23E03">
          <w:rPr>
            <w:rFonts w:ascii="Times New Roman" w:eastAsia="Times New Roman" w:hAnsi="Times New Roman" w:cs="Times New Roman"/>
            <w:sz w:val="20"/>
            <w:szCs w:val="20"/>
            <w:lang w:val="en-IN" w:eastAsia="en-IN"/>
          </w:rPr>
          <w:t>,</w:t>
        </w:r>
      </w:ins>
      <w:r w:rsidR="48FD75CB" w:rsidRPr="00C23E03">
        <w:rPr>
          <w:rFonts w:ascii="Times New Roman" w:eastAsia="Times New Roman" w:hAnsi="Times New Roman" w:cs="Times New Roman"/>
          <w:sz w:val="20"/>
          <w:szCs w:val="20"/>
          <w:lang w:val="en-IN" w:eastAsia="en-IN"/>
        </w:rPr>
        <w:t xml:space="preserve"> which is what you should do</w:t>
      </w:r>
      <w:r w:rsidR="11BC42C0" w:rsidRPr="00C23E03">
        <w:rPr>
          <w:rFonts w:ascii="Times New Roman" w:eastAsia="Times New Roman" w:hAnsi="Times New Roman" w:cs="Times New Roman"/>
          <w:sz w:val="20"/>
          <w:szCs w:val="20"/>
          <w:lang w:val="en-IN" w:eastAsia="en-IN"/>
        </w:rPr>
        <w:t xml:space="preserve">. </w:t>
      </w:r>
      <w:r w:rsidRPr="00C23E03">
        <w:rPr>
          <w:rFonts w:ascii="Times New Roman" w:eastAsia="Times New Roman" w:hAnsi="Times New Roman" w:cs="Times New Roman"/>
          <w:sz w:val="20"/>
          <w:szCs w:val="20"/>
          <w:lang w:val="en-IN" w:eastAsia="en-IN"/>
        </w:rPr>
        <w:t xml:space="preserve">Indicate to the AI tool to produce </w:t>
      </w:r>
      <w:r w:rsidR="03ED6DF6" w:rsidRPr="00C23E03">
        <w:rPr>
          <w:rFonts w:ascii="Times New Roman" w:eastAsia="Times New Roman" w:hAnsi="Times New Roman" w:cs="Times New Roman"/>
          <w:sz w:val="20"/>
          <w:szCs w:val="20"/>
          <w:lang w:val="en-IN" w:eastAsia="en-IN"/>
        </w:rPr>
        <w:t>information</w:t>
      </w:r>
      <w:r w:rsidRPr="00C23E03">
        <w:rPr>
          <w:rFonts w:ascii="Times New Roman" w:eastAsia="Times New Roman" w:hAnsi="Times New Roman" w:cs="Times New Roman"/>
          <w:sz w:val="20"/>
          <w:szCs w:val="20"/>
          <w:lang w:val="en-IN" w:eastAsia="en-IN"/>
        </w:rPr>
        <w:t xml:space="preserve"> at the High School level.</w:t>
      </w:r>
    </w:p>
    <w:p w14:paraId="07C3F3B2" w14:textId="3B66965F" w:rsidR="00D119FE" w:rsidRPr="00C23E03" w:rsidRDefault="005F7CDF" w:rsidP="005F7CDF">
      <w:pPr>
        <w:pStyle w:val="NoSpacing"/>
        <w:numPr>
          <w:ilvl w:val="0"/>
          <w:numId w:val="5"/>
        </w:numPr>
        <w:rPr>
          <w:rFonts w:ascii="Times New Roman" w:hAnsi="Times New Roman" w:cs="Times New Roman"/>
          <w:sz w:val="20"/>
          <w:szCs w:val="20"/>
        </w:rPr>
      </w:pPr>
      <w:r w:rsidRPr="00C23E03">
        <w:rPr>
          <w:rFonts w:ascii="Times New Roman" w:hAnsi="Times New Roman" w:cs="Times New Roman"/>
          <w:sz w:val="20"/>
          <w:szCs w:val="20"/>
        </w:rPr>
        <w:t>E</w:t>
      </w:r>
      <w:r w:rsidR="00D119FE" w:rsidRPr="00C23E03">
        <w:rPr>
          <w:rFonts w:ascii="Times New Roman" w:hAnsi="Times New Roman" w:cs="Times New Roman"/>
          <w:sz w:val="20"/>
          <w:szCs w:val="20"/>
        </w:rPr>
        <w:t xml:space="preserve">lectrons </w:t>
      </w:r>
      <w:proofErr w:type="gramStart"/>
      <w:r w:rsidR="07A8EF93" w:rsidRPr="00C23E03">
        <w:rPr>
          <w:rFonts w:ascii="Times New Roman" w:hAnsi="Times New Roman" w:cs="Times New Roman"/>
          <w:sz w:val="20"/>
          <w:szCs w:val="20"/>
        </w:rPr>
        <w:t xml:space="preserve">are located </w:t>
      </w:r>
      <w:r w:rsidR="00D119FE" w:rsidRPr="00C23E03">
        <w:rPr>
          <w:rFonts w:ascii="Times New Roman" w:hAnsi="Times New Roman" w:cs="Times New Roman"/>
          <w:sz w:val="20"/>
          <w:szCs w:val="20"/>
        </w:rPr>
        <w:t>in</w:t>
      </w:r>
      <w:proofErr w:type="gramEnd"/>
      <w:r w:rsidR="00D119FE" w:rsidRPr="00C23E03">
        <w:rPr>
          <w:rFonts w:ascii="Times New Roman" w:hAnsi="Times New Roman" w:cs="Times New Roman"/>
          <w:sz w:val="20"/>
          <w:szCs w:val="20"/>
        </w:rPr>
        <w:t xml:space="preserve"> </w:t>
      </w:r>
      <w:r w:rsidR="5DB419CF" w:rsidRPr="00C23E03">
        <w:rPr>
          <w:rFonts w:ascii="Times New Roman" w:hAnsi="Times New Roman" w:cs="Times New Roman"/>
          <w:sz w:val="20"/>
          <w:szCs w:val="20"/>
        </w:rPr>
        <w:t xml:space="preserve">atomic </w:t>
      </w:r>
      <w:r w:rsidR="00D119FE" w:rsidRPr="00C23E03">
        <w:rPr>
          <w:rFonts w:ascii="Times New Roman" w:hAnsi="Times New Roman" w:cs="Times New Roman"/>
          <w:sz w:val="20"/>
          <w:szCs w:val="20"/>
        </w:rPr>
        <w:t>orbitals.</w:t>
      </w:r>
    </w:p>
    <w:p w14:paraId="470B76F0" w14:textId="4B7294B6" w:rsidR="005F7CDF" w:rsidRPr="00C23E03" w:rsidRDefault="005F7CDF" w:rsidP="005F7CDF">
      <w:pPr>
        <w:pStyle w:val="NoSpacing"/>
        <w:numPr>
          <w:ilvl w:val="0"/>
          <w:numId w:val="5"/>
        </w:numPr>
        <w:rPr>
          <w:rFonts w:ascii="Times New Roman" w:hAnsi="Times New Roman" w:cs="Times New Roman"/>
          <w:sz w:val="20"/>
          <w:szCs w:val="20"/>
        </w:rPr>
      </w:pPr>
      <w:r w:rsidRPr="00C23E03">
        <w:rPr>
          <w:rFonts w:ascii="Times New Roman" w:hAnsi="Times New Roman" w:cs="Times New Roman"/>
          <w:sz w:val="20"/>
          <w:szCs w:val="20"/>
        </w:rPr>
        <w:t>E</w:t>
      </w:r>
      <w:r w:rsidR="2D805A96" w:rsidRPr="00C23E03">
        <w:rPr>
          <w:rFonts w:ascii="Times New Roman" w:hAnsi="Times New Roman" w:cs="Times New Roman"/>
          <w:sz w:val="20"/>
          <w:szCs w:val="20"/>
        </w:rPr>
        <w:t>nergy is</w:t>
      </w:r>
      <w:r w:rsidRPr="00C23E03">
        <w:rPr>
          <w:rFonts w:ascii="Times New Roman" w:hAnsi="Times New Roman" w:cs="Times New Roman"/>
          <w:sz w:val="20"/>
          <w:szCs w:val="20"/>
        </w:rPr>
        <w:t xml:space="preserve"> </w:t>
      </w:r>
      <w:proofErr w:type="gramStart"/>
      <w:r w:rsidRPr="00C23E03">
        <w:rPr>
          <w:rFonts w:ascii="Times New Roman" w:hAnsi="Times New Roman" w:cs="Times New Roman"/>
          <w:sz w:val="20"/>
          <w:szCs w:val="20"/>
        </w:rPr>
        <w:t>quantized</w:t>
      </w:r>
      <w:proofErr w:type="gramEnd"/>
      <w:r w:rsidRPr="00C23E03">
        <w:rPr>
          <w:rFonts w:ascii="Times New Roman" w:hAnsi="Times New Roman" w:cs="Times New Roman"/>
          <w:sz w:val="20"/>
          <w:szCs w:val="20"/>
        </w:rPr>
        <w:t>.</w:t>
      </w:r>
    </w:p>
    <w:p w14:paraId="0D254BE8" w14:textId="7CD02C1C" w:rsidR="005F7CDF" w:rsidRPr="00C23E03" w:rsidRDefault="005F7CDF" w:rsidP="75B52F41">
      <w:pPr>
        <w:pStyle w:val="NoSpacing"/>
        <w:rPr>
          <w:rFonts w:ascii="Times New Roman" w:hAnsi="Times New Roman" w:cs="Times New Roman"/>
          <w:sz w:val="20"/>
          <w:szCs w:val="20"/>
        </w:rPr>
      </w:pPr>
      <w:r w:rsidRPr="00C23E03">
        <w:rPr>
          <w:rFonts w:ascii="Times New Roman" w:hAnsi="Times New Roman" w:cs="Times New Roman"/>
          <w:sz w:val="20"/>
          <w:szCs w:val="20"/>
        </w:rPr>
        <w:t>Share your questions with classmates.</w:t>
      </w:r>
    </w:p>
    <w:p w14:paraId="0368ADBD" w14:textId="77777777" w:rsidR="00D119FE" w:rsidRPr="007E73FA" w:rsidRDefault="00D119FE" w:rsidP="00D119FE">
      <w:pPr>
        <w:pStyle w:val="NoSpacing"/>
        <w:rPr>
          <w:rFonts w:ascii="Times New Roman" w:hAnsi="Times New Roman" w:cs="Times New Roman"/>
        </w:rPr>
      </w:pPr>
    </w:p>
    <w:p w14:paraId="61DDD65E" w14:textId="7B4292FD" w:rsidR="00D119FE" w:rsidRPr="0091143F" w:rsidRDefault="00D119FE" w:rsidP="004372AE">
      <w:pPr>
        <w:pStyle w:val="Heading1"/>
        <w:rPr>
          <w:rFonts w:ascii="Times New Roman" w:hAnsi="Times New Roman" w:cs="Times New Roman"/>
          <w:color w:val="auto"/>
          <w:sz w:val="20"/>
          <w:szCs w:val="20"/>
        </w:rPr>
      </w:pPr>
      <w:bookmarkStart w:id="6" w:name="_Toc179494531"/>
      <w:r w:rsidRPr="004372AE">
        <w:rPr>
          <w:rFonts w:ascii="Times New Roman" w:hAnsi="Times New Roman" w:cs="Times New Roman"/>
          <w:color w:val="auto"/>
          <w:highlight w:val="yellow"/>
        </w:rPr>
        <w:t>&lt;H1&gt;</w:t>
      </w:r>
      <w:r w:rsidRPr="004372AE">
        <w:rPr>
          <w:rFonts w:ascii="Times New Roman" w:hAnsi="Times New Roman" w:cs="Times New Roman"/>
          <w:color w:val="auto"/>
        </w:rPr>
        <w:t xml:space="preserve"> Direct Instruction</w:t>
      </w:r>
      <w:bookmarkEnd w:id="6"/>
      <w:r w:rsidR="00A95763" w:rsidRPr="004372AE">
        <w:rPr>
          <w:rFonts w:ascii="Times New Roman" w:hAnsi="Times New Roman" w:cs="Times New Roman"/>
          <w:color w:val="auto"/>
        </w:rPr>
        <w:t xml:space="preserve">: Why does electron arrangement in an atom </w:t>
      </w:r>
      <w:r w:rsidR="00A95763" w:rsidRPr="00AD2B49">
        <w:rPr>
          <w:rFonts w:ascii="Times New Roman" w:hAnsi="Times New Roman" w:cs="Times New Roman"/>
          <w:color w:val="auto"/>
        </w:rPr>
        <w:t>matter?</w:t>
      </w:r>
    </w:p>
    <w:p w14:paraId="391FC638" w14:textId="319A4A29" w:rsidR="00E64020" w:rsidRPr="0091143F" w:rsidRDefault="008B3CCB" w:rsidP="75B52F41">
      <w:pPr>
        <w:pStyle w:val="NoSpacing"/>
        <w:rPr>
          <w:rFonts w:ascii="Times New Roman" w:hAnsi="Times New Roman" w:cs="Times New Roman"/>
          <w:sz w:val="20"/>
          <w:szCs w:val="20"/>
        </w:rPr>
      </w:pPr>
      <w:r w:rsidRPr="0091143F">
        <w:rPr>
          <w:rFonts w:ascii="Times New Roman" w:hAnsi="Times New Roman" w:cs="Times New Roman"/>
          <w:sz w:val="20"/>
          <w:szCs w:val="20"/>
        </w:rPr>
        <w:t xml:space="preserve">Electrons in an atom are arranged in specific regions called orbitals, </w:t>
      </w:r>
      <w:commentRangeStart w:id="7"/>
      <w:commentRangeStart w:id="8"/>
      <w:r w:rsidRPr="0091143F">
        <w:rPr>
          <w:rFonts w:ascii="Times New Roman" w:hAnsi="Times New Roman" w:cs="Times New Roman"/>
          <w:sz w:val="20"/>
          <w:szCs w:val="20"/>
        </w:rPr>
        <w:t xml:space="preserve">much like </w:t>
      </w:r>
      <w:r w:rsidR="6626F93D" w:rsidRPr="0091143F">
        <w:rPr>
          <w:rFonts w:ascii="Times New Roman" w:hAnsi="Times New Roman" w:cs="Times New Roman"/>
          <w:sz w:val="20"/>
          <w:szCs w:val="20"/>
        </w:rPr>
        <w:t>the steps in a ladder</w:t>
      </w:r>
      <w:commentRangeEnd w:id="7"/>
      <w:r w:rsidRPr="0091143F">
        <w:rPr>
          <w:rStyle w:val="CommentReference"/>
          <w:rFonts w:ascii="Times New Roman" w:hAnsi="Times New Roman" w:cs="Times New Roman"/>
          <w:sz w:val="20"/>
          <w:szCs w:val="20"/>
        </w:rPr>
        <w:commentReference w:id="7"/>
      </w:r>
      <w:commentRangeEnd w:id="8"/>
      <w:r w:rsidR="004A7486">
        <w:rPr>
          <w:rStyle w:val="CommentReference"/>
        </w:rPr>
        <w:commentReference w:id="8"/>
      </w:r>
      <w:r w:rsidR="6626F93D" w:rsidRPr="0091143F">
        <w:rPr>
          <w:rFonts w:ascii="Times New Roman" w:hAnsi="Times New Roman" w:cs="Times New Roman"/>
          <w:sz w:val="20"/>
          <w:szCs w:val="20"/>
        </w:rPr>
        <w:t>, you are on one step or another, but you cannot be in between steps</w:t>
      </w:r>
      <w:r w:rsidRPr="0091143F">
        <w:rPr>
          <w:rFonts w:ascii="Times New Roman" w:hAnsi="Times New Roman" w:cs="Times New Roman"/>
          <w:sz w:val="20"/>
          <w:szCs w:val="20"/>
        </w:rPr>
        <w:t xml:space="preserve">. </w:t>
      </w:r>
      <w:r w:rsidR="0C9B4CFF" w:rsidRPr="0091143F">
        <w:rPr>
          <w:rFonts w:ascii="Times New Roman" w:hAnsi="Times New Roman" w:cs="Times New Roman"/>
          <w:sz w:val="20"/>
          <w:szCs w:val="20"/>
        </w:rPr>
        <w:t>T</w:t>
      </w:r>
      <w:r w:rsidRPr="0091143F">
        <w:rPr>
          <w:rFonts w:ascii="Times New Roman" w:hAnsi="Times New Roman" w:cs="Times New Roman"/>
          <w:sz w:val="20"/>
          <w:szCs w:val="20"/>
        </w:rPr>
        <w:t xml:space="preserve">he arrangement of electrons determines how elements interact with each other. </w:t>
      </w:r>
      <w:r w:rsidR="00E64020" w:rsidRPr="0091143F">
        <w:rPr>
          <w:rFonts w:ascii="Times New Roman" w:hAnsi="Times New Roman" w:cs="Times New Roman"/>
          <w:sz w:val="20"/>
          <w:szCs w:val="20"/>
        </w:rPr>
        <w:t xml:space="preserve">In this lesson, we’ll explore electron configurations, where electrons are located around an atom’s </w:t>
      </w:r>
      <w:r w:rsidR="00E64020" w:rsidRPr="0091143F">
        <w:rPr>
          <w:rFonts w:ascii="Times New Roman" w:hAnsi="Times New Roman" w:cs="Times New Roman"/>
          <w:sz w:val="20"/>
          <w:szCs w:val="20"/>
        </w:rPr>
        <w:lastRenderedPageBreak/>
        <w:t>nucleus, and how understanding this helps us predict how elements behave, including why certain elements conduct electricity or shine brightly.</w:t>
      </w:r>
    </w:p>
    <w:p w14:paraId="13043268" w14:textId="77777777" w:rsidR="00E64020" w:rsidRPr="007E73FA" w:rsidRDefault="00E64020" w:rsidP="00E64020">
      <w:pPr>
        <w:pStyle w:val="NoSpacing"/>
        <w:rPr>
          <w:rFonts w:ascii="Times New Roman" w:hAnsi="Times New Roman" w:cs="Times New Roman"/>
        </w:rPr>
      </w:pPr>
    </w:p>
    <w:p w14:paraId="230E6E04" w14:textId="2EA80FFC" w:rsidR="00E64020" w:rsidRPr="007E73FA" w:rsidRDefault="00E64020" w:rsidP="00370D22">
      <w:pPr>
        <w:pStyle w:val="Heading3"/>
        <w:rPr>
          <w:rFonts w:ascii="Times New Roman" w:hAnsi="Times New Roman" w:cs="Times New Roman"/>
          <w:color w:val="auto"/>
        </w:rPr>
      </w:pPr>
      <w:r w:rsidRPr="007E73FA">
        <w:rPr>
          <w:rFonts w:ascii="Times New Roman" w:hAnsi="Times New Roman" w:cs="Times New Roman"/>
          <w:color w:val="auto"/>
          <w:highlight w:val="yellow"/>
        </w:rPr>
        <w:t>&lt;H2&gt;</w:t>
      </w:r>
      <w:r w:rsidRPr="007E73FA">
        <w:rPr>
          <w:rFonts w:ascii="Times New Roman" w:hAnsi="Times New Roman" w:cs="Times New Roman"/>
          <w:color w:val="auto"/>
        </w:rPr>
        <w:t xml:space="preserve"> Progress Check 1:</w:t>
      </w:r>
    </w:p>
    <w:p w14:paraId="3EB43126" w14:textId="18B7FC24" w:rsidR="00D119FE" w:rsidRPr="007E73FA" w:rsidRDefault="2EA1B768" w:rsidP="00E64020">
      <w:pPr>
        <w:pStyle w:val="NoSpacing"/>
        <w:rPr>
          <w:rFonts w:ascii="Times New Roman" w:hAnsi="Times New Roman" w:cs="Times New Roman"/>
        </w:rPr>
      </w:pPr>
      <w:r w:rsidRPr="007E73FA">
        <w:rPr>
          <w:rFonts w:ascii="Times New Roman" w:hAnsi="Times New Roman" w:cs="Times New Roman"/>
        </w:rPr>
        <w:t>W</w:t>
      </w:r>
      <w:r w:rsidR="00E64020" w:rsidRPr="007E73FA">
        <w:rPr>
          <w:rFonts w:ascii="Times New Roman" w:hAnsi="Times New Roman" w:cs="Times New Roman"/>
        </w:rPr>
        <w:t>hy might it be useful to know how electrons are arranged around an</w:t>
      </w:r>
      <w:r w:rsidR="00370D22" w:rsidRPr="007E73FA">
        <w:rPr>
          <w:rFonts w:ascii="Times New Roman" w:hAnsi="Times New Roman" w:cs="Times New Roman"/>
        </w:rPr>
        <w:t xml:space="preserve"> atom? </w:t>
      </w:r>
    </w:p>
    <w:p w14:paraId="2107CEBB" w14:textId="43929674" w:rsidR="00E64020" w:rsidRPr="007E73FA" w:rsidRDefault="00E64020" w:rsidP="00D119FE">
      <w:pPr>
        <w:pStyle w:val="NoSpacing"/>
        <w:rPr>
          <w:rFonts w:ascii="Times New Roman" w:hAnsi="Times New Roman" w:cs="Times New Roman"/>
        </w:rPr>
      </w:pPr>
    </w:p>
    <w:p w14:paraId="019C211B" w14:textId="3944D7B3" w:rsidR="00D119FE" w:rsidRPr="007E73FA" w:rsidRDefault="00D119FE" w:rsidP="00E64020">
      <w:pPr>
        <w:pStyle w:val="Heading2"/>
        <w:rPr>
          <w:rFonts w:ascii="Times New Roman" w:hAnsi="Times New Roman" w:cs="Times New Roman"/>
        </w:rPr>
      </w:pPr>
    </w:p>
    <w:p w14:paraId="5DAEA85A" w14:textId="1A6BBAFA" w:rsidR="00D119FE" w:rsidRPr="007E73FA" w:rsidRDefault="00D119FE" w:rsidP="00D119FE">
      <w:pPr>
        <w:pStyle w:val="Heading2"/>
        <w:rPr>
          <w:rFonts w:ascii="Times New Roman" w:hAnsi="Times New Roman" w:cs="Times New Roman"/>
          <w:color w:val="auto"/>
        </w:rPr>
      </w:pPr>
      <w:r w:rsidRPr="007E73FA">
        <w:rPr>
          <w:rFonts w:ascii="Times New Roman" w:hAnsi="Times New Roman" w:cs="Times New Roman"/>
          <w:color w:val="auto"/>
          <w:highlight w:val="yellow"/>
        </w:rPr>
        <w:t>&lt;H1&gt;</w:t>
      </w:r>
      <w:r w:rsidR="00E831D2" w:rsidRPr="007E73FA">
        <w:rPr>
          <w:rFonts w:ascii="Times New Roman" w:hAnsi="Times New Roman" w:cs="Times New Roman"/>
          <w:color w:val="auto"/>
        </w:rPr>
        <w:t xml:space="preserve"> </w:t>
      </w:r>
      <w:r w:rsidRPr="007E73FA">
        <w:rPr>
          <w:rFonts w:ascii="Times New Roman" w:hAnsi="Times New Roman" w:cs="Times New Roman"/>
          <w:b/>
          <w:bCs/>
          <w:color w:val="auto"/>
        </w:rPr>
        <w:t>Lab Experiment</w:t>
      </w:r>
      <w:r w:rsidR="00E831D2" w:rsidRPr="007E73FA">
        <w:rPr>
          <w:rFonts w:ascii="Times New Roman" w:hAnsi="Times New Roman" w:cs="Times New Roman"/>
          <w:b/>
          <w:bCs/>
          <w:color w:val="auto"/>
        </w:rPr>
        <w:t>: Mystery Orbital Box Challenge</w:t>
      </w:r>
    </w:p>
    <w:p w14:paraId="2C4F7BD7" w14:textId="1F04D2E8" w:rsidR="00E831D2" w:rsidRPr="007E73FA" w:rsidRDefault="00E831D2" w:rsidP="00E831D2">
      <w:pPr>
        <w:pStyle w:val="NoSpacing"/>
        <w:rPr>
          <w:rFonts w:ascii="Times New Roman" w:hAnsi="Times New Roman" w:cs="Times New Roman"/>
        </w:rPr>
      </w:pPr>
      <w:r w:rsidRPr="007E73FA">
        <w:rPr>
          <w:rFonts w:ascii="Times New Roman" w:hAnsi="Times New Roman" w:cs="Times New Roman"/>
        </w:rPr>
        <w:t>Materials Required:</w:t>
      </w:r>
    </w:p>
    <w:p w14:paraId="004EA7B3" w14:textId="558A33D5" w:rsidR="00E831D2" w:rsidRPr="007E73FA" w:rsidRDefault="4AF184C1" w:rsidP="00E831D2">
      <w:pPr>
        <w:pStyle w:val="NoSpacing"/>
        <w:rPr>
          <w:rFonts w:ascii="Times New Roman" w:hAnsi="Times New Roman" w:cs="Times New Roman"/>
        </w:rPr>
      </w:pPr>
      <w:r w:rsidRPr="007E73FA">
        <w:rPr>
          <w:rFonts w:ascii="Times New Roman" w:hAnsi="Times New Roman" w:cs="Times New Roman"/>
        </w:rPr>
        <w:t>s</w:t>
      </w:r>
      <w:r w:rsidR="00E831D2" w:rsidRPr="007E73FA">
        <w:rPr>
          <w:rFonts w:ascii="Times New Roman" w:hAnsi="Times New Roman" w:cs="Times New Roman"/>
        </w:rPr>
        <w:t>mall colored balls (to represent electrons)</w:t>
      </w:r>
    </w:p>
    <w:p w14:paraId="6484212B" w14:textId="78B17903" w:rsidR="00E831D2" w:rsidRPr="007E73FA" w:rsidRDefault="16A2DEBA" w:rsidP="00E831D2">
      <w:pPr>
        <w:pStyle w:val="NoSpacing"/>
        <w:rPr>
          <w:rFonts w:ascii="Times New Roman" w:hAnsi="Times New Roman" w:cs="Times New Roman"/>
        </w:rPr>
      </w:pPr>
      <w:r w:rsidRPr="007E73FA">
        <w:rPr>
          <w:rFonts w:ascii="Times New Roman" w:hAnsi="Times New Roman" w:cs="Times New Roman"/>
        </w:rPr>
        <w:t>m</w:t>
      </w:r>
      <w:r w:rsidR="00E831D2" w:rsidRPr="007E73FA">
        <w:rPr>
          <w:rFonts w:ascii="Times New Roman" w:hAnsi="Times New Roman" w:cs="Times New Roman"/>
        </w:rPr>
        <w:t>odel atom (a sphere or ball representing the nucleus)</w:t>
      </w:r>
    </w:p>
    <w:p w14:paraId="3BF94FBB" w14:textId="4B7C5316" w:rsidR="00E831D2" w:rsidRPr="007E73FA" w:rsidRDefault="67CD518C" w:rsidP="00E831D2">
      <w:pPr>
        <w:pStyle w:val="NoSpacing"/>
        <w:rPr>
          <w:rFonts w:ascii="Times New Roman" w:hAnsi="Times New Roman" w:cs="Times New Roman"/>
        </w:rPr>
      </w:pPr>
      <w:r w:rsidRPr="007E73FA">
        <w:rPr>
          <w:rFonts w:ascii="Times New Roman" w:hAnsi="Times New Roman" w:cs="Times New Roman"/>
        </w:rPr>
        <w:t>b</w:t>
      </w:r>
      <w:r w:rsidR="00E831D2" w:rsidRPr="007E73FA">
        <w:rPr>
          <w:rFonts w:ascii="Times New Roman" w:hAnsi="Times New Roman" w:cs="Times New Roman"/>
        </w:rPr>
        <w:t>oxes or trays labeled as orbital zones (s, p, d, f)</w:t>
      </w:r>
    </w:p>
    <w:p w14:paraId="66748A61" w14:textId="7B8C5B84" w:rsidR="00E831D2" w:rsidRPr="007E73FA" w:rsidRDefault="378E9F99" w:rsidP="00E831D2">
      <w:pPr>
        <w:pStyle w:val="NoSpacing"/>
        <w:rPr>
          <w:rFonts w:ascii="Times New Roman" w:hAnsi="Times New Roman" w:cs="Times New Roman"/>
        </w:rPr>
      </w:pPr>
      <w:r w:rsidRPr="007E73FA">
        <w:rPr>
          <w:rFonts w:ascii="Times New Roman" w:hAnsi="Times New Roman" w:cs="Times New Roman"/>
        </w:rPr>
        <w:t>c</w:t>
      </w:r>
      <w:r w:rsidR="00E831D2" w:rsidRPr="007E73FA">
        <w:rPr>
          <w:rFonts w:ascii="Times New Roman" w:hAnsi="Times New Roman" w:cs="Times New Roman"/>
        </w:rPr>
        <w:t>olored markers or stickers</w:t>
      </w:r>
    </w:p>
    <w:p w14:paraId="1FED9617" w14:textId="529FBFB4" w:rsidR="00E831D2" w:rsidRPr="007E73FA" w:rsidRDefault="5AE15A09" w:rsidP="00E831D2">
      <w:pPr>
        <w:pStyle w:val="NoSpacing"/>
        <w:rPr>
          <w:rFonts w:ascii="Times New Roman" w:hAnsi="Times New Roman" w:cs="Times New Roman"/>
        </w:rPr>
      </w:pPr>
      <w:r w:rsidRPr="007E73FA">
        <w:rPr>
          <w:rFonts w:ascii="Times New Roman" w:hAnsi="Times New Roman" w:cs="Times New Roman"/>
        </w:rPr>
        <w:t>p</w:t>
      </w:r>
      <w:r w:rsidR="00E831D2" w:rsidRPr="007E73FA">
        <w:rPr>
          <w:rFonts w:ascii="Times New Roman" w:hAnsi="Times New Roman" w:cs="Times New Roman"/>
        </w:rPr>
        <w:t>rintable periodic table</w:t>
      </w:r>
    </w:p>
    <w:p w14:paraId="22771806" w14:textId="77777777" w:rsidR="00E831D2" w:rsidRPr="007E73FA" w:rsidRDefault="00E831D2" w:rsidP="00E831D2">
      <w:pPr>
        <w:pStyle w:val="NoSpacing"/>
        <w:rPr>
          <w:rFonts w:ascii="Times New Roman" w:hAnsi="Times New Roman" w:cs="Times New Roman"/>
        </w:rPr>
      </w:pPr>
    </w:p>
    <w:p w14:paraId="78A3A494" w14:textId="171BD996" w:rsidR="00E831D2" w:rsidRPr="007E73FA" w:rsidRDefault="00E831D2" w:rsidP="00E831D2">
      <w:pPr>
        <w:pStyle w:val="NoSpacing"/>
        <w:rPr>
          <w:rFonts w:ascii="Times New Roman" w:hAnsi="Times New Roman" w:cs="Times New Roman"/>
        </w:rPr>
      </w:pPr>
      <w:r w:rsidRPr="007E73FA">
        <w:rPr>
          <w:rFonts w:ascii="Times New Roman" w:hAnsi="Times New Roman" w:cs="Times New Roman"/>
        </w:rPr>
        <w:t>Activity Steps:</w:t>
      </w:r>
    </w:p>
    <w:p w14:paraId="38EDB2C2" w14:textId="77777777" w:rsidR="00E831D2" w:rsidRPr="007E73FA" w:rsidRDefault="00E831D2" w:rsidP="00E831D2">
      <w:pPr>
        <w:pStyle w:val="NoSpacing"/>
        <w:rPr>
          <w:rFonts w:ascii="Times New Roman" w:hAnsi="Times New Roman" w:cs="Times New Roman"/>
        </w:rPr>
      </w:pPr>
      <w:r w:rsidRPr="007E73FA">
        <w:rPr>
          <w:rFonts w:ascii="Times New Roman" w:hAnsi="Times New Roman" w:cs="Times New Roman"/>
        </w:rPr>
        <w:t>Setting Up:</w:t>
      </w:r>
    </w:p>
    <w:p w14:paraId="11EF9306" w14:textId="77777777" w:rsidR="00E831D2" w:rsidRPr="007E73FA" w:rsidRDefault="00E831D2" w:rsidP="00E831D2">
      <w:pPr>
        <w:pStyle w:val="NoSpacing"/>
        <w:rPr>
          <w:rFonts w:ascii="Times New Roman" w:hAnsi="Times New Roman" w:cs="Times New Roman"/>
        </w:rPr>
      </w:pPr>
    </w:p>
    <w:p w14:paraId="2EE7F8CA" w14:textId="77777777" w:rsidR="00E831D2" w:rsidRPr="007E73FA" w:rsidRDefault="00E831D2" w:rsidP="00F37ACB">
      <w:pPr>
        <w:pStyle w:val="NoSpacing"/>
        <w:numPr>
          <w:ilvl w:val="0"/>
          <w:numId w:val="9"/>
        </w:numPr>
        <w:rPr>
          <w:rFonts w:ascii="Times New Roman" w:hAnsi="Times New Roman" w:cs="Times New Roman"/>
        </w:rPr>
      </w:pPr>
      <w:r w:rsidRPr="007E73FA">
        <w:rPr>
          <w:rFonts w:ascii="Times New Roman" w:hAnsi="Times New Roman" w:cs="Times New Roman"/>
        </w:rPr>
        <w:t>Provide a model atom, colored balls, and labeled boxes for orbitals (s, p, d, f). Each ball represents an electron, and each box represents a region around the nucleus.</w:t>
      </w:r>
    </w:p>
    <w:p w14:paraId="7CEFAA42" w14:textId="33561CEC" w:rsidR="00E831D2" w:rsidRPr="007E73FA" w:rsidRDefault="00E831D2" w:rsidP="001E5057">
      <w:pPr>
        <w:pStyle w:val="NoSpacing"/>
        <w:rPr>
          <w:rFonts w:ascii="Times New Roman" w:hAnsi="Times New Roman" w:cs="Times New Roman"/>
        </w:rPr>
      </w:pPr>
      <w:r w:rsidRPr="007E73FA">
        <w:rPr>
          <w:rFonts w:ascii="Times New Roman" w:hAnsi="Times New Roman" w:cs="Times New Roman"/>
        </w:rPr>
        <w:t>Placing Electrons:</w:t>
      </w:r>
    </w:p>
    <w:p w14:paraId="11639998" w14:textId="77777777" w:rsidR="00E831D2" w:rsidRPr="007E73FA" w:rsidRDefault="00E831D2" w:rsidP="00F37ACB">
      <w:pPr>
        <w:pStyle w:val="NoSpacing"/>
        <w:numPr>
          <w:ilvl w:val="0"/>
          <w:numId w:val="9"/>
        </w:numPr>
        <w:rPr>
          <w:rFonts w:ascii="Times New Roman" w:hAnsi="Times New Roman" w:cs="Times New Roman"/>
        </w:rPr>
      </w:pPr>
      <w:r w:rsidRPr="007E73FA">
        <w:rPr>
          <w:rFonts w:ascii="Times New Roman" w:hAnsi="Times New Roman" w:cs="Times New Roman"/>
        </w:rPr>
        <w:t>Start with a simple element like hydrogen and place a single ball near the nucleus, representing the first orbital.</w:t>
      </w:r>
    </w:p>
    <w:p w14:paraId="35081A2F" w14:textId="77777777" w:rsidR="00E831D2" w:rsidRPr="007E73FA" w:rsidRDefault="00E831D2" w:rsidP="00F37ACB">
      <w:pPr>
        <w:pStyle w:val="NoSpacing"/>
        <w:numPr>
          <w:ilvl w:val="0"/>
          <w:numId w:val="9"/>
        </w:numPr>
        <w:rPr>
          <w:rFonts w:ascii="Times New Roman" w:hAnsi="Times New Roman" w:cs="Times New Roman"/>
        </w:rPr>
      </w:pPr>
      <w:proofErr w:type="gramStart"/>
      <w:r w:rsidRPr="007E73FA">
        <w:rPr>
          <w:rFonts w:ascii="Times New Roman" w:hAnsi="Times New Roman" w:cs="Times New Roman"/>
        </w:rPr>
        <w:t>Continue</w:t>
      </w:r>
      <w:proofErr w:type="gramEnd"/>
      <w:r w:rsidRPr="007E73FA">
        <w:rPr>
          <w:rFonts w:ascii="Times New Roman" w:hAnsi="Times New Roman" w:cs="Times New Roman"/>
        </w:rPr>
        <w:t xml:space="preserve"> with elements that have more electrons, such as helium and lithium. Decide where additional electrons should be placed.</w:t>
      </w:r>
    </w:p>
    <w:p w14:paraId="12E15F3C" w14:textId="77777777" w:rsidR="00E831D2" w:rsidRPr="007E73FA" w:rsidRDefault="00E831D2" w:rsidP="00F37ACB">
      <w:pPr>
        <w:pStyle w:val="NoSpacing"/>
        <w:numPr>
          <w:ilvl w:val="0"/>
          <w:numId w:val="9"/>
        </w:numPr>
        <w:rPr>
          <w:rFonts w:ascii="Times New Roman" w:hAnsi="Times New Roman" w:cs="Times New Roman"/>
        </w:rPr>
      </w:pPr>
      <w:r w:rsidRPr="007E73FA">
        <w:rPr>
          <w:rFonts w:ascii="Times New Roman" w:hAnsi="Times New Roman" w:cs="Times New Roman"/>
        </w:rPr>
        <w:t>Record the configurations for each element as the activity progresses, moving on to more complex atoms.</w:t>
      </w:r>
    </w:p>
    <w:p w14:paraId="49A49DF3" w14:textId="6B0F3252" w:rsidR="00A47E84" w:rsidRPr="007E73FA" w:rsidRDefault="00E831D2" w:rsidP="00F37ACB">
      <w:pPr>
        <w:pStyle w:val="NoSpacing"/>
        <w:numPr>
          <w:ilvl w:val="0"/>
          <w:numId w:val="9"/>
        </w:numPr>
        <w:rPr>
          <w:rFonts w:ascii="Times New Roman" w:hAnsi="Times New Roman" w:cs="Times New Roman"/>
        </w:rPr>
      </w:pPr>
      <w:r w:rsidRPr="007E73FA">
        <w:rPr>
          <w:rFonts w:ascii="Times New Roman" w:hAnsi="Times New Roman" w:cs="Times New Roman"/>
        </w:rPr>
        <w:t>Compare the models created during the activity with AI-generated answers, noting any differences.</w:t>
      </w:r>
    </w:p>
    <w:p w14:paraId="0B2D0C43" w14:textId="5A3C0C7A" w:rsidR="00E64020" w:rsidRPr="007E73FA" w:rsidRDefault="00E64020" w:rsidP="00A47E84">
      <w:pPr>
        <w:pStyle w:val="NoSpacing"/>
        <w:rPr>
          <w:rFonts w:ascii="Times New Roman" w:hAnsi="Times New Roman" w:cs="Times New Roman"/>
        </w:rPr>
      </w:pPr>
    </w:p>
    <w:p w14:paraId="4CB78F9E" w14:textId="2FF1011D" w:rsidR="00E64020" w:rsidRPr="007E73FA" w:rsidRDefault="00E831D2" w:rsidP="00F37ACB">
      <w:pPr>
        <w:pStyle w:val="NoSpacing"/>
        <w:numPr>
          <w:ilvl w:val="0"/>
          <w:numId w:val="9"/>
        </w:numPr>
        <w:rPr>
          <w:rFonts w:ascii="Times New Roman" w:hAnsi="Times New Roman" w:cs="Times New Roman"/>
        </w:rPr>
      </w:pPr>
      <w:r w:rsidRPr="007E73FA">
        <w:rPr>
          <w:rFonts w:ascii="Times New Roman" w:hAnsi="Times New Roman" w:cs="Times New Roman"/>
        </w:rPr>
        <w:t>Discussion Question: Why do you think electrons are placed closer to the nucleus first before filling other orbitals further out?</w:t>
      </w:r>
    </w:p>
    <w:p w14:paraId="13388431" w14:textId="7A340DA9" w:rsidR="00E831D2" w:rsidRPr="007E73FA" w:rsidRDefault="00E831D2" w:rsidP="00A47E84">
      <w:pPr>
        <w:pStyle w:val="NoSpacing"/>
        <w:rPr>
          <w:rFonts w:ascii="Times New Roman" w:hAnsi="Times New Roman" w:cs="Times New Roman"/>
        </w:rPr>
      </w:pPr>
    </w:p>
    <w:p w14:paraId="39FCFFA3" w14:textId="77777777" w:rsidR="00E831D2" w:rsidRPr="007E73FA" w:rsidRDefault="00E831D2" w:rsidP="00A47E84">
      <w:pPr>
        <w:pStyle w:val="NoSpacing"/>
        <w:rPr>
          <w:rFonts w:ascii="Times New Roman" w:hAnsi="Times New Roman" w:cs="Times New Roman"/>
        </w:rPr>
      </w:pPr>
    </w:p>
    <w:p w14:paraId="4B4C5D86" w14:textId="43E8FFCC" w:rsidR="00A47E84" w:rsidRPr="007E73FA" w:rsidRDefault="00A47E84" w:rsidP="00A47E84">
      <w:pPr>
        <w:pStyle w:val="Heading2"/>
        <w:rPr>
          <w:rFonts w:ascii="Times New Roman" w:hAnsi="Times New Roman" w:cs="Times New Roman"/>
          <w:color w:val="auto"/>
        </w:rPr>
      </w:pPr>
      <w:r w:rsidRPr="007E73FA">
        <w:rPr>
          <w:rFonts w:ascii="Times New Roman" w:hAnsi="Times New Roman" w:cs="Times New Roman"/>
          <w:color w:val="auto"/>
          <w:highlight w:val="yellow"/>
        </w:rPr>
        <w:t>&lt;H1&gt;</w:t>
      </w:r>
      <w:r w:rsidRPr="007E73FA">
        <w:rPr>
          <w:rFonts w:ascii="Times New Roman" w:hAnsi="Times New Roman" w:cs="Times New Roman"/>
          <w:color w:val="auto"/>
        </w:rPr>
        <w:t xml:space="preserve"> </w:t>
      </w:r>
      <w:r w:rsidRPr="007E73FA">
        <w:rPr>
          <w:rStyle w:val="Heading2Char"/>
          <w:rFonts w:ascii="Times New Roman" w:hAnsi="Times New Roman" w:cs="Times New Roman"/>
          <w:b/>
          <w:bCs/>
          <w:color w:val="auto"/>
        </w:rPr>
        <w:t>Lightbulb</w:t>
      </w:r>
      <w:r w:rsidR="00D91629" w:rsidRPr="007E73FA">
        <w:rPr>
          <w:rStyle w:val="Heading2Char"/>
          <w:rFonts w:ascii="Times New Roman" w:hAnsi="Times New Roman" w:cs="Times New Roman"/>
          <w:b/>
          <w:bCs/>
          <w:color w:val="auto"/>
        </w:rPr>
        <w:t xml:space="preserve">: </w:t>
      </w:r>
      <w:r w:rsidR="001E5057" w:rsidRPr="007E73FA">
        <w:rPr>
          <w:rStyle w:val="Heading2Char"/>
          <w:rFonts w:ascii="Times New Roman" w:hAnsi="Times New Roman" w:cs="Times New Roman"/>
          <w:b/>
          <w:bCs/>
          <w:color w:val="auto"/>
        </w:rPr>
        <w:t>Electron Configuration</w:t>
      </w:r>
    </w:p>
    <w:p w14:paraId="3F4AD57C" w14:textId="5B8C250B" w:rsidR="00A47E84" w:rsidRPr="007E73FA" w:rsidRDefault="378C0231" w:rsidP="00A47E84">
      <w:pPr>
        <w:pStyle w:val="NoSpacing"/>
        <w:rPr>
          <w:rFonts w:ascii="Times New Roman" w:hAnsi="Times New Roman" w:cs="Times New Roman"/>
        </w:rPr>
      </w:pPr>
      <w:r w:rsidRPr="007E73FA">
        <w:rPr>
          <w:rFonts w:ascii="Times New Roman" w:hAnsi="Times New Roman" w:cs="Times New Roman"/>
        </w:rPr>
        <w:t>T</w:t>
      </w:r>
      <w:r w:rsidR="008B3CCB" w:rsidRPr="007E73FA">
        <w:rPr>
          <w:rFonts w:ascii="Times New Roman" w:hAnsi="Times New Roman" w:cs="Times New Roman"/>
        </w:rPr>
        <w:t xml:space="preserve">he arrangement of electrons in an atom helps us understand why certain elements glow brightly, conduct electricity, or interact in specific ways. </w:t>
      </w:r>
      <w:commentRangeStart w:id="9"/>
      <w:commentRangeStart w:id="10"/>
      <w:r w:rsidR="008B3CCB" w:rsidRPr="007E73FA">
        <w:rPr>
          <w:rFonts w:ascii="Times New Roman" w:hAnsi="Times New Roman" w:cs="Times New Roman"/>
        </w:rPr>
        <w:t xml:space="preserve">Consider sodium and chlorine: their interaction to form salt involves the transfer of electrons, and this is what allows salt to dissolve in water. </w:t>
      </w:r>
      <w:commentRangeEnd w:id="9"/>
      <w:r w:rsidRPr="007E73FA">
        <w:rPr>
          <w:rStyle w:val="CommentReference"/>
          <w:rFonts w:ascii="Times New Roman" w:hAnsi="Times New Roman" w:cs="Times New Roman"/>
        </w:rPr>
        <w:commentReference w:id="9"/>
      </w:r>
      <w:commentRangeEnd w:id="10"/>
      <w:r w:rsidR="004A7486">
        <w:rPr>
          <w:rStyle w:val="CommentReference"/>
        </w:rPr>
        <w:commentReference w:id="10"/>
      </w:r>
    </w:p>
    <w:p w14:paraId="3BBB406D" w14:textId="2CD73828" w:rsidR="75B52F41" w:rsidRPr="007E73FA" w:rsidRDefault="75B52F41" w:rsidP="75B52F41">
      <w:pPr>
        <w:pStyle w:val="NoSpacing"/>
        <w:rPr>
          <w:rFonts w:ascii="Times New Roman" w:hAnsi="Times New Roman" w:cs="Times New Roman"/>
        </w:rPr>
      </w:pPr>
    </w:p>
    <w:p w14:paraId="7AFE93FF" w14:textId="1171DB4C"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b/>
          <w:bCs/>
        </w:rPr>
        <w:t>Electron Configuration</w:t>
      </w:r>
      <w:r w:rsidRPr="007E73FA">
        <w:rPr>
          <w:rFonts w:ascii="Times New Roman" w:hAnsi="Times New Roman" w:cs="Times New Roman"/>
        </w:rPr>
        <w:t xml:space="preserve">: </w:t>
      </w:r>
      <w:r w:rsidR="66E4A040" w:rsidRPr="007E73FA">
        <w:rPr>
          <w:rFonts w:ascii="Times New Roman" w:hAnsi="Times New Roman" w:cs="Times New Roman"/>
        </w:rPr>
        <w:t>H</w:t>
      </w:r>
      <w:r w:rsidRPr="007E73FA">
        <w:rPr>
          <w:rFonts w:ascii="Times New Roman" w:hAnsi="Times New Roman" w:cs="Times New Roman"/>
        </w:rPr>
        <w:t>ow electrons are arranged in an atom’s orbitals. This arrangement is crucial because it defines how atoms interact, bond, and react with other atoms.</w:t>
      </w:r>
    </w:p>
    <w:p w14:paraId="0060CB35" w14:textId="5FBEAD0D" w:rsidR="75B52F41" w:rsidRPr="007E73FA" w:rsidRDefault="75B52F41" w:rsidP="75B52F41">
      <w:pPr>
        <w:pStyle w:val="NoSpacing"/>
        <w:rPr>
          <w:rFonts w:ascii="Times New Roman" w:hAnsi="Times New Roman" w:cs="Times New Roman"/>
        </w:rPr>
      </w:pPr>
    </w:p>
    <w:p w14:paraId="48455213" w14:textId="500B0F3C" w:rsidR="00A47E84" w:rsidRPr="007E73FA" w:rsidRDefault="008B3CCB" w:rsidP="02F06E04">
      <w:pPr>
        <w:pStyle w:val="Heading2"/>
        <w:rPr>
          <w:rFonts w:ascii="Times New Roman" w:hAnsi="Times New Roman" w:cs="Times New Roman"/>
        </w:rPr>
      </w:pPr>
      <w:r w:rsidRPr="007E73FA">
        <w:rPr>
          <w:rFonts w:ascii="Times New Roman" w:hAnsi="Times New Roman" w:cs="Times New Roman"/>
          <w:color w:val="auto"/>
        </w:rPr>
        <w:t xml:space="preserve">&lt;H1&gt; </w:t>
      </w:r>
      <w:r w:rsidR="00A47E84" w:rsidRPr="007E73FA">
        <w:rPr>
          <w:rFonts w:ascii="Times New Roman" w:hAnsi="Times New Roman" w:cs="Times New Roman"/>
          <w:color w:val="auto"/>
        </w:rPr>
        <w:t>The Structure of an Atom</w:t>
      </w:r>
    </w:p>
    <w:p w14:paraId="266A90E6" w14:textId="60157810"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rPr>
        <w:t xml:space="preserve">An atom has a nucleus made of protons and neutrons, surrounded by electrons that exist in regions called </w:t>
      </w:r>
      <w:r w:rsidRPr="007E73FA">
        <w:rPr>
          <w:rFonts w:ascii="Times New Roman" w:hAnsi="Times New Roman" w:cs="Times New Roman"/>
          <w:b/>
        </w:rPr>
        <w:t>orbital</w:t>
      </w:r>
      <w:r w:rsidR="00A95763" w:rsidRPr="007E73FA">
        <w:rPr>
          <w:rFonts w:ascii="Times New Roman" w:hAnsi="Times New Roman" w:cs="Times New Roman"/>
          <w:b/>
        </w:rPr>
        <w:t xml:space="preserve">s. </w:t>
      </w:r>
    </w:p>
    <w:p w14:paraId="614593E8" w14:textId="77777777"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rPr>
        <w:t>These orbitals are organized into energy levels, each of which can hold a specific number of electrons:</w:t>
      </w:r>
    </w:p>
    <w:p w14:paraId="454808A4" w14:textId="77777777"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rPr>
        <w:t>1</w:t>
      </w:r>
      <w:r w:rsidRPr="007E73FA">
        <w:rPr>
          <w:rFonts w:ascii="Times New Roman" w:hAnsi="Times New Roman" w:cs="Times New Roman"/>
          <w:vertAlign w:val="superscript"/>
        </w:rPr>
        <w:t>st</w:t>
      </w:r>
      <w:r w:rsidRPr="007E73FA">
        <w:rPr>
          <w:rFonts w:ascii="Times New Roman" w:hAnsi="Times New Roman" w:cs="Times New Roman"/>
        </w:rPr>
        <w:t xml:space="preserve"> energy level: Up to 2 electrons</w:t>
      </w:r>
    </w:p>
    <w:p w14:paraId="778061DA" w14:textId="77777777"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rPr>
        <w:t>2</w:t>
      </w:r>
      <w:r w:rsidRPr="007E73FA">
        <w:rPr>
          <w:rFonts w:ascii="Times New Roman" w:hAnsi="Times New Roman" w:cs="Times New Roman"/>
          <w:vertAlign w:val="superscript"/>
        </w:rPr>
        <w:t>nd</w:t>
      </w:r>
      <w:r w:rsidRPr="007E73FA">
        <w:rPr>
          <w:rFonts w:ascii="Times New Roman" w:hAnsi="Times New Roman" w:cs="Times New Roman"/>
        </w:rPr>
        <w:t xml:space="preserve"> energy level: Up to 8 electrons</w:t>
      </w:r>
    </w:p>
    <w:p w14:paraId="1336E614" w14:textId="77777777"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rPr>
        <w:lastRenderedPageBreak/>
        <w:t>3</w:t>
      </w:r>
      <w:r w:rsidRPr="007E73FA">
        <w:rPr>
          <w:rFonts w:ascii="Times New Roman" w:hAnsi="Times New Roman" w:cs="Times New Roman"/>
          <w:vertAlign w:val="superscript"/>
        </w:rPr>
        <w:t>rd</w:t>
      </w:r>
      <w:r w:rsidRPr="007E73FA">
        <w:rPr>
          <w:rFonts w:ascii="Times New Roman" w:hAnsi="Times New Roman" w:cs="Times New Roman"/>
        </w:rPr>
        <w:t xml:space="preserve"> energy level: Up to 18 electrons</w:t>
      </w:r>
    </w:p>
    <w:p w14:paraId="3C2546BC" w14:textId="77777777"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rPr>
        <w:t>4</w:t>
      </w:r>
      <w:r w:rsidRPr="007E73FA">
        <w:rPr>
          <w:rFonts w:ascii="Times New Roman" w:hAnsi="Times New Roman" w:cs="Times New Roman"/>
          <w:vertAlign w:val="superscript"/>
        </w:rPr>
        <w:t>th</w:t>
      </w:r>
      <w:r w:rsidRPr="007E73FA">
        <w:rPr>
          <w:rFonts w:ascii="Times New Roman" w:hAnsi="Times New Roman" w:cs="Times New Roman"/>
        </w:rPr>
        <w:t xml:space="preserve"> energy level: Up to 32 electrons</w:t>
      </w:r>
    </w:p>
    <w:p w14:paraId="7D178059" w14:textId="77777777"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rPr>
        <w:t>Electrons fill these levels starting from the lowest energy and moving to higher ones, much like filling seats in a stadium from the front row to the back.</w:t>
      </w:r>
    </w:p>
    <w:p w14:paraId="09A3BF4F" w14:textId="77777777" w:rsidR="00A47E84" w:rsidRPr="007E73FA" w:rsidRDefault="00A47E84" w:rsidP="00A47E84">
      <w:pPr>
        <w:pStyle w:val="NoSpacing"/>
        <w:rPr>
          <w:rFonts w:ascii="Times New Roman" w:hAnsi="Times New Roman" w:cs="Times New Roman"/>
        </w:rPr>
      </w:pPr>
    </w:p>
    <w:p w14:paraId="69EEFF9B" w14:textId="77777777" w:rsidR="00A47E84" w:rsidRPr="007E73FA" w:rsidRDefault="00A47E84" w:rsidP="00A47E84">
      <w:pPr>
        <w:pStyle w:val="NoSpacing"/>
        <w:rPr>
          <w:rFonts w:ascii="Times New Roman" w:hAnsi="Times New Roman" w:cs="Times New Roman"/>
        </w:rPr>
      </w:pPr>
    </w:p>
    <w:p w14:paraId="307311EA" w14:textId="77777777" w:rsidR="004914C5" w:rsidRPr="007E73FA" w:rsidRDefault="004914C5" w:rsidP="00A47E84">
      <w:pPr>
        <w:pStyle w:val="NoSpacing"/>
        <w:rPr>
          <w:rFonts w:ascii="Times New Roman" w:hAnsi="Times New Roman" w:cs="Times New Roman"/>
          <w:sz w:val="24"/>
          <w:szCs w:val="24"/>
        </w:rPr>
      </w:pPr>
      <w:r w:rsidRPr="007E73FA">
        <w:rPr>
          <w:rFonts w:ascii="Times New Roman" w:hAnsi="Times New Roman" w:cs="Times New Roman"/>
          <w:sz w:val="24"/>
          <w:szCs w:val="24"/>
          <w:highlight w:val="yellow"/>
        </w:rPr>
        <w:t>&lt;H2&gt;</w:t>
      </w:r>
      <w:r w:rsidRPr="007E73FA">
        <w:rPr>
          <w:rFonts w:ascii="Times New Roman" w:hAnsi="Times New Roman" w:cs="Times New Roman"/>
          <w:sz w:val="24"/>
          <w:szCs w:val="24"/>
        </w:rPr>
        <w:t xml:space="preserve"> </w:t>
      </w:r>
      <w:r w:rsidR="00A47E84" w:rsidRPr="007E73FA">
        <w:rPr>
          <w:rFonts w:ascii="Times New Roman" w:hAnsi="Times New Roman" w:cs="Times New Roman"/>
          <w:sz w:val="24"/>
          <w:szCs w:val="24"/>
        </w:rPr>
        <w:t>Progress Check</w:t>
      </w:r>
      <w:r w:rsidRPr="007E73FA">
        <w:rPr>
          <w:rFonts w:ascii="Times New Roman" w:hAnsi="Times New Roman" w:cs="Times New Roman"/>
          <w:sz w:val="24"/>
          <w:szCs w:val="24"/>
        </w:rPr>
        <w:t xml:space="preserve"> 2</w:t>
      </w:r>
    </w:p>
    <w:p w14:paraId="10D0C935" w14:textId="2DDE1F74" w:rsidR="00A47E84" w:rsidRPr="007E73FA" w:rsidRDefault="00A47E84" w:rsidP="00A47E84">
      <w:pPr>
        <w:pStyle w:val="NoSpacing"/>
        <w:rPr>
          <w:rFonts w:ascii="Times New Roman" w:hAnsi="Times New Roman" w:cs="Times New Roman"/>
        </w:rPr>
      </w:pPr>
      <w:r w:rsidRPr="007E73FA">
        <w:rPr>
          <w:rFonts w:ascii="Times New Roman" w:hAnsi="Times New Roman" w:cs="Times New Roman"/>
        </w:rPr>
        <w:t xml:space="preserve">How does the arrangement of electrons in an atom affect </w:t>
      </w:r>
      <w:proofErr w:type="gramStart"/>
      <w:r w:rsidRPr="007E73FA">
        <w:rPr>
          <w:rFonts w:ascii="Times New Roman" w:hAnsi="Times New Roman" w:cs="Times New Roman"/>
        </w:rPr>
        <w:t>its</w:t>
      </w:r>
      <w:proofErr w:type="gramEnd"/>
      <w:r w:rsidRPr="007E73FA">
        <w:rPr>
          <w:rFonts w:ascii="Times New Roman" w:hAnsi="Times New Roman" w:cs="Times New Roman"/>
        </w:rPr>
        <w:t xml:space="preserve"> ability to bond with other atoms?</w:t>
      </w:r>
    </w:p>
    <w:p w14:paraId="34C3BF4F" w14:textId="7439538D" w:rsidR="00A47E84" w:rsidRPr="007E73FA" w:rsidRDefault="00A47E84" w:rsidP="00A47E84">
      <w:pPr>
        <w:pStyle w:val="NoSpacing"/>
        <w:rPr>
          <w:rFonts w:ascii="Times New Roman" w:hAnsi="Times New Roman" w:cs="Times New Roman"/>
        </w:rPr>
      </w:pPr>
    </w:p>
    <w:p w14:paraId="108ED6A3" w14:textId="4EB6746D" w:rsidR="001D7D9C" w:rsidRPr="007E73FA" w:rsidRDefault="001D7D9C" w:rsidP="001D7D9C">
      <w:pPr>
        <w:pStyle w:val="Heading2"/>
        <w:rPr>
          <w:rFonts w:ascii="Times New Roman" w:hAnsi="Times New Roman" w:cs="Times New Roman"/>
          <w:color w:val="auto"/>
        </w:rPr>
      </w:pPr>
      <w:r w:rsidRPr="007E73FA">
        <w:rPr>
          <w:rFonts w:ascii="Times New Roman" w:hAnsi="Times New Roman" w:cs="Times New Roman"/>
          <w:color w:val="auto"/>
        </w:rPr>
        <w:t>&lt;H1&gt; Quantum Numbers</w:t>
      </w:r>
    </w:p>
    <w:p w14:paraId="52CCD8C5" w14:textId="0E030292" w:rsidR="001D7D9C" w:rsidRPr="007E73FA" w:rsidRDefault="001D7D9C" w:rsidP="001D7D9C">
      <w:pPr>
        <w:pStyle w:val="NoSpacing"/>
        <w:rPr>
          <w:rFonts w:ascii="Times New Roman" w:hAnsi="Times New Roman" w:cs="Times New Roman"/>
        </w:rPr>
      </w:pPr>
      <w:commentRangeStart w:id="11"/>
      <w:r w:rsidRPr="007E73FA">
        <w:rPr>
          <w:rFonts w:ascii="Times New Roman" w:eastAsia="Times New Roman" w:hAnsi="Times New Roman" w:cs="Times New Roman"/>
          <w:noProof/>
          <w:sz w:val="20"/>
          <w:szCs w:val="20"/>
        </w:rPr>
        <w:drawing>
          <wp:inline distT="0" distB="0" distL="0" distR="0" wp14:anchorId="662B373E" wp14:editId="22F33CD0">
            <wp:extent cx="5100320" cy="202238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124"/>
                    <a:stretch/>
                  </pic:blipFill>
                  <pic:spPr bwMode="auto">
                    <a:xfrm>
                      <a:off x="0" y="0"/>
                      <a:ext cx="5101234" cy="2022745"/>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Pr="007E73FA">
        <w:rPr>
          <w:rStyle w:val="CommentReference"/>
          <w:rFonts w:ascii="Times New Roman" w:hAnsi="Times New Roman" w:cs="Times New Roman"/>
        </w:rPr>
        <w:commentReference w:id="11"/>
      </w:r>
    </w:p>
    <w:p w14:paraId="60B80328" w14:textId="3A7D23F9" w:rsidR="007968E0" w:rsidRPr="007E73FA" w:rsidRDefault="007968E0" w:rsidP="001D7D9C">
      <w:pPr>
        <w:pStyle w:val="NoSpacing"/>
        <w:rPr>
          <w:rFonts w:ascii="Times New Roman" w:hAnsi="Times New Roman" w:cs="Times New Roman"/>
        </w:rPr>
      </w:pPr>
      <w:r w:rsidRPr="007E73FA">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68547297" wp14:editId="32F8859B">
                <wp:simplePos x="0" y="0"/>
                <wp:positionH relativeFrom="column">
                  <wp:posOffset>187471</wp:posOffset>
                </wp:positionH>
                <wp:positionV relativeFrom="paragraph">
                  <wp:posOffset>89291</wp:posOffset>
                </wp:positionV>
                <wp:extent cx="3246755" cy="1404620"/>
                <wp:effectExtent l="0" t="0" r="10795" b="13970"/>
                <wp:wrapSquare wrapText="bothSides"/>
                <wp:docPr id="8808208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755" cy="1404620"/>
                        </a:xfrm>
                        <a:prstGeom prst="rect">
                          <a:avLst/>
                        </a:prstGeom>
                        <a:solidFill>
                          <a:srgbClr val="FFFFFF"/>
                        </a:solidFill>
                        <a:ln w="9525">
                          <a:solidFill>
                            <a:srgbClr val="000000"/>
                          </a:solidFill>
                          <a:miter lim="800000"/>
                          <a:headEnd/>
                          <a:tailEnd/>
                        </a:ln>
                      </wps:spPr>
                      <wps:txbx>
                        <w:txbxContent>
                          <w:p w14:paraId="3692D8CA" w14:textId="110A577D" w:rsidR="007968E0" w:rsidRDefault="007968E0">
                            <w:r>
                              <w:t xml:space="preserve">Figure </w:t>
                            </w:r>
                            <w:r w:rsidRPr="007968E0">
                              <w:t xml:space="preserve">4.2. </w:t>
                            </w:r>
                            <w:r w:rsidRPr="00E64020">
                              <w:t>Image showing four quantum numbers</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547297" id="_x0000_s1027" type="#_x0000_t202" style="position:absolute;margin-left:14.75pt;margin-top:7.05pt;width:255.6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KNFAIAACcEAAAOAAAAZHJzL2Uyb0RvYy54bWysk99v2yAQx98n7X9AvC92Midt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">
                <v:textbox style="mso-fit-shape-to-text:t">
                  <w:txbxContent>
                    <w:p w14:paraId="3692D8CA" w14:textId="110A577D" w:rsidR="007968E0" w:rsidRDefault="007968E0">
                      <w:r>
                        <w:t xml:space="preserve">Figure </w:t>
                      </w:r>
                      <w:r w:rsidRPr="007968E0">
                        <w:t xml:space="preserve">4.2. </w:t>
                      </w:r>
                      <w:r w:rsidRPr="00E64020">
                        <w:t>Image showing four quantum numbers</w:t>
                      </w:r>
                      <w:r>
                        <w:t>.</w:t>
                      </w:r>
                    </w:p>
                  </w:txbxContent>
                </v:textbox>
                <w10:wrap type="square"/>
              </v:shape>
            </w:pict>
          </mc:Fallback>
        </mc:AlternateContent>
      </w:r>
    </w:p>
    <w:p w14:paraId="557E1D0A" w14:textId="0DC203BE" w:rsidR="001D7D9C" w:rsidRPr="007E73FA" w:rsidRDefault="001D7D9C" w:rsidP="001D7D9C">
      <w:pPr>
        <w:pStyle w:val="NoSpacing"/>
        <w:rPr>
          <w:rFonts w:ascii="Times New Roman" w:hAnsi="Times New Roman" w:cs="Times New Roman"/>
        </w:rPr>
      </w:pPr>
    </w:p>
    <w:p w14:paraId="57C23384" w14:textId="77777777" w:rsidR="007968E0" w:rsidRPr="007E73FA" w:rsidRDefault="007968E0" w:rsidP="001D7D9C">
      <w:pPr>
        <w:pStyle w:val="NoSpacing"/>
        <w:rPr>
          <w:rStyle w:val="Strong"/>
          <w:rFonts w:ascii="Times New Roman" w:hAnsi="Times New Roman" w:cs="Times New Roman"/>
        </w:rPr>
      </w:pPr>
    </w:p>
    <w:p w14:paraId="257C5DD9" w14:textId="77777777" w:rsidR="007968E0" w:rsidRPr="007E73FA" w:rsidRDefault="007968E0" w:rsidP="001D7D9C">
      <w:pPr>
        <w:pStyle w:val="NoSpacing"/>
        <w:rPr>
          <w:rStyle w:val="Strong"/>
          <w:rFonts w:ascii="Times New Roman" w:hAnsi="Times New Roman" w:cs="Times New Roman"/>
        </w:rPr>
      </w:pPr>
    </w:p>
    <w:p w14:paraId="622CDE0D" w14:textId="2E4333FB" w:rsidR="001D7D9C" w:rsidRPr="007E73FA" w:rsidRDefault="001D7D9C" w:rsidP="001D7D9C">
      <w:pPr>
        <w:pStyle w:val="NoSpacing"/>
        <w:rPr>
          <w:rFonts w:ascii="Times New Roman" w:hAnsi="Times New Roman" w:cs="Times New Roman"/>
        </w:rPr>
      </w:pPr>
      <w:r w:rsidRPr="007E73FA">
        <w:rPr>
          <w:rStyle w:val="Strong"/>
          <w:rFonts w:ascii="Times New Roman" w:hAnsi="Times New Roman" w:cs="Times New Roman"/>
        </w:rPr>
        <w:t>Quantum numbers</w:t>
      </w:r>
      <w:r w:rsidRPr="007E73FA">
        <w:rPr>
          <w:rFonts w:ascii="Times New Roman" w:hAnsi="Times New Roman" w:cs="Times New Roman"/>
        </w:rPr>
        <w:t xml:space="preserve"> are values that describe the properties and behavior of electrons within an atom. They specify the electron’s position, energy level, shape of the orbital, and orientation in space. There are four quantum numbers.</w:t>
      </w:r>
    </w:p>
    <w:p w14:paraId="6E4F7542" w14:textId="77777777" w:rsidR="001D7D9C" w:rsidRPr="007E73FA" w:rsidRDefault="001D7D9C" w:rsidP="001D7D9C">
      <w:pPr>
        <w:pStyle w:val="NoSpacing"/>
        <w:rPr>
          <w:rFonts w:ascii="Times New Roman" w:hAnsi="Times New Roman" w:cs="Times New Roman"/>
        </w:rPr>
      </w:pPr>
    </w:p>
    <w:p w14:paraId="79524B53" w14:textId="385FCA34" w:rsidR="001D7D9C" w:rsidRPr="007E73FA" w:rsidRDefault="001D7D9C" w:rsidP="001D7D9C">
      <w:pPr>
        <w:pStyle w:val="NoSpacing"/>
        <w:rPr>
          <w:rFonts w:ascii="Times New Roman" w:hAnsi="Times New Roman" w:cs="Times New Roman"/>
        </w:rPr>
      </w:pPr>
      <w:commentRangeStart w:id="12"/>
      <w:commentRangeStart w:id="13"/>
      <w:r w:rsidRPr="007E73FA">
        <w:rPr>
          <w:rFonts w:ascii="Times New Roman" w:hAnsi="Times New Roman" w:cs="Times New Roman"/>
        </w:rPr>
        <w:t xml:space="preserve">Principal quantum number: This indicates the main energy level </w:t>
      </w:r>
      <w:r w:rsidR="124A724A" w:rsidRPr="007E73FA">
        <w:rPr>
          <w:rFonts w:ascii="Times New Roman" w:hAnsi="Times New Roman" w:cs="Times New Roman"/>
        </w:rPr>
        <w:t>at</w:t>
      </w:r>
      <w:r w:rsidRPr="007E73FA">
        <w:rPr>
          <w:rFonts w:ascii="Times New Roman" w:hAnsi="Times New Roman" w:cs="Times New Roman"/>
        </w:rPr>
        <w:t xml:space="preserve"> which an electron is present. It is denoted by n.</w:t>
      </w:r>
    </w:p>
    <w:p w14:paraId="6520B426" w14:textId="07769DDE" w:rsidR="001D7D9C" w:rsidRPr="007E73FA" w:rsidRDefault="001D7D9C" w:rsidP="001D7D9C">
      <w:pPr>
        <w:pStyle w:val="NoSpacing"/>
        <w:rPr>
          <w:rFonts w:ascii="Times New Roman" w:hAnsi="Times New Roman" w:cs="Times New Roman"/>
        </w:rPr>
      </w:pPr>
      <w:r w:rsidRPr="007E73FA">
        <w:rPr>
          <w:rFonts w:ascii="Times New Roman" w:hAnsi="Times New Roman" w:cs="Times New Roman"/>
        </w:rPr>
        <w:t xml:space="preserve">Azimuthal quantum number: This shows the shape of the orbitals (s, p, d, f). It is denoted by l. Its value gives the subshell </w:t>
      </w:r>
      <w:proofErr w:type="gramStart"/>
      <w:r w:rsidRPr="007E73FA">
        <w:rPr>
          <w:rFonts w:ascii="Times New Roman" w:hAnsi="Times New Roman" w:cs="Times New Roman"/>
        </w:rPr>
        <w:t>in a given</w:t>
      </w:r>
      <w:proofErr w:type="gramEnd"/>
      <w:r w:rsidRPr="007E73FA">
        <w:rPr>
          <w:rFonts w:ascii="Times New Roman" w:hAnsi="Times New Roman" w:cs="Times New Roman"/>
        </w:rPr>
        <w:t xml:space="preserve"> principal energy shell to which an electron belongs. It ranges from zero to </w:t>
      </w:r>
      <w:del w:id="14" w:author="Josmi Jose" w:date="2024-11-20T08:56:00Z">
        <w:r w:rsidRPr="007E73FA" w:rsidDel="001D7D9C">
          <w:rPr>
            <w:rFonts w:ascii="Times New Roman" w:hAnsi="Times New Roman" w:cs="Times New Roman"/>
          </w:rPr>
          <w:delText>(</w:delText>
        </w:r>
      </w:del>
      <w:r w:rsidRPr="007E73FA">
        <w:rPr>
          <w:rFonts w:ascii="Times New Roman" w:hAnsi="Times New Roman" w:cs="Times New Roman"/>
        </w:rPr>
        <w:t>n</w:t>
      </w:r>
      <w:r w:rsidR="041B006A" w:rsidRPr="007E73FA">
        <w:rPr>
          <w:rFonts w:ascii="Times New Roman" w:hAnsi="Times New Roman" w:cs="Times New Roman"/>
        </w:rPr>
        <w:t xml:space="preserve"> – </w:t>
      </w:r>
      <w:r w:rsidRPr="007E73FA">
        <w:rPr>
          <w:rFonts w:ascii="Times New Roman" w:hAnsi="Times New Roman" w:cs="Times New Roman"/>
        </w:rPr>
        <w:t>1</w:t>
      </w:r>
      <w:del w:id="15" w:author="Josmi Jose" w:date="2024-11-20T08:56:00Z">
        <w:r w:rsidRPr="007E73FA" w:rsidDel="001D7D9C">
          <w:rPr>
            <w:rFonts w:ascii="Times New Roman" w:hAnsi="Times New Roman" w:cs="Times New Roman"/>
          </w:rPr>
          <w:delText>)</w:delText>
        </w:r>
      </w:del>
      <w:r w:rsidRPr="007E73FA">
        <w:rPr>
          <w:rFonts w:ascii="Times New Roman" w:hAnsi="Times New Roman" w:cs="Times New Roman"/>
        </w:rPr>
        <w:t>.</w:t>
      </w:r>
    </w:p>
    <w:p w14:paraId="32ABFF88" w14:textId="0334F031" w:rsidR="001D7D9C" w:rsidRPr="007E73FA" w:rsidRDefault="001D7D9C" w:rsidP="001D7D9C">
      <w:pPr>
        <w:pStyle w:val="NoSpacing"/>
        <w:rPr>
          <w:rFonts w:ascii="Times New Roman" w:hAnsi="Times New Roman" w:cs="Times New Roman"/>
        </w:rPr>
      </w:pPr>
      <w:r w:rsidRPr="007E73FA">
        <w:rPr>
          <w:rFonts w:ascii="Times New Roman" w:hAnsi="Times New Roman" w:cs="Times New Roman"/>
        </w:rPr>
        <w:t xml:space="preserve">Magnetic quantum number: This determines the </w:t>
      </w:r>
      <w:r w:rsidR="00A95763" w:rsidRPr="007E73FA">
        <w:rPr>
          <w:rFonts w:ascii="Times New Roman" w:hAnsi="Times New Roman" w:cs="Times New Roman"/>
        </w:rPr>
        <w:t>orientation</w:t>
      </w:r>
      <w:r w:rsidRPr="007E73FA">
        <w:rPr>
          <w:rFonts w:ascii="Times New Roman" w:hAnsi="Times New Roman" w:cs="Times New Roman"/>
        </w:rPr>
        <w:t xml:space="preserve"> of orbitals present </w:t>
      </w:r>
      <w:proofErr w:type="gramStart"/>
      <w:r w:rsidRPr="007E73FA">
        <w:rPr>
          <w:rFonts w:ascii="Times New Roman" w:hAnsi="Times New Roman" w:cs="Times New Roman"/>
        </w:rPr>
        <w:t>in a given</w:t>
      </w:r>
      <w:proofErr w:type="gramEnd"/>
      <w:r w:rsidRPr="007E73FA">
        <w:rPr>
          <w:rFonts w:ascii="Times New Roman" w:hAnsi="Times New Roman" w:cs="Times New Roman"/>
        </w:rPr>
        <w:t xml:space="preserve"> subshell and denoted by (m</w:t>
      </w:r>
      <w:r w:rsidRPr="007E73FA">
        <w:rPr>
          <w:rFonts w:ascii="Times New Roman" w:hAnsi="Times New Roman" w:cs="Times New Roman"/>
          <w:vertAlign w:val="subscript"/>
        </w:rPr>
        <w:t>l</w:t>
      </w:r>
      <w:r w:rsidRPr="007E73FA">
        <w:rPr>
          <w:rFonts w:ascii="Times New Roman" w:hAnsi="Times New Roman" w:cs="Times New Roman"/>
        </w:rPr>
        <w:t>). For a given value of l, m</w:t>
      </w:r>
      <w:r w:rsidRPr="007E73FA">
        <w:rPr>
          <w:rFonts w:ascii="Times New Roman" w:hAnsi="Times New Roman" w:cs="Times New Roman"/>
          <w:vertAlign w:val="subscript"/>
        </w:rPr>
        <w:t>l</w:t>
      </w:r>
      <w:r w:rsidRPr="007E73FA">
        <w:rPr>
          <w:rFonts w:ascii="Times New Roman" w:hAnsi="Times New Roman" w:cs="Times New Roman"/>
        </w:rPr>
        <w:t xml:space="preserve"> can have values -l</w:t>
      </w:r>
      <w:proofErr w:type="gramStart"/>
      <w:r w:rsidRPr="007E73FA">
        <w:rPr>
          <w:rFonts w:ascii="Times New Roman" w:hAnsi="Times New Roman" w:cs="Times New Roman"/>
        </w:rPr>
        <w:t>…..</w:t>
      </w:r>
      <w:proofErr w:type="gramEnd"/>
      <w:r w:rsidRPr="007E73FA">
        <w:rPr>
          <w:rFonts w:ascii="Times New Roman" w:hAnsi="Times New Roman" w:cs="Times New Roman"/>
        </w:rPr>
        <w:t>0…..+l.</w:t>
      </w:r>
    </w:p>
    <w:p w14:paraId="0B76C333" w14:textId="52424C56" w:rsidR="001D7D9C" w:rsidRDefault="001D7D9C" w:rsidP="001D7D9C">
      <w:pPr>
        <w:pStyle w:val="NoSpacing"/>
        <w:rPr>
          <w:rFonts w:ascii="Times New Roman" w:hAnsi="Times New Roman" w:cs="Times New Roman"/>
        </w:rPr>
      </w:pPr>
      <w:r w:rsidRPr="007E73FA">
        <w:rPr>
          <w:rFonts w:ascii="Times New Roman" w:hAnsi="Times New Roman" w:cs="Times New Roman"/>
        </w:rPr>
        <w:t>Spin quantum number: This describes the direction of the electron’s spin. It is denoted by (</w:t>
      </w:r>
      <w:proofErr w:type="spellStart"/>
      <w:r w:rsidRPr="007E73FA">
        <w:rPr>
          <w:rFonts w:ascii="Times New Roman" w:hAnsi="Times New Roman" w:cs="Times New Roman"/>
        </w:rPr>
        <w:t>m</w:t>
      </w:r>
      <w:r w:rsidRPr="007E73FA">
        <w:rPr>
          <w:rFonts w:ascii="Times New Roman" w:hAnsi="Times New Roman" w:cs="Times New Roman"/>
          <w:vertAlign w:val="subscript"/>
        </w:rPr>
        <w:t>s</w:t>
      </w:r>
      <w:proofErr w:type="spellEnd"/>
      <w:r w:rsidRPr="007E73FA">
        <w:rPr>
          <w:rFonts w:ascii="Times New Roman" w:hAnsi="Times New Roman" w:cs="Times New Roman"/>
        </w:rPr>
        <w:t xml:space="preserve">). It can have values = +1/2 or </w:t>
      </w:r>
      <w:r w:rsidR="6FDEE9FF" w:rsidRPr="007E73FA">
        <w:rPr>
          <w:rFonts w:ascii="Times New Roman" w:hAnsi="Times New Roman" w:cs="Times New Roman"/>
        </w:rPr>
        <w:t>–</w:t>
      </w:r>
      <w:r w:rsidRPr="007E73FA">
        <w:rPr>
          <w:rFonts w:ascii="Times New Roman" w:hAnsi="Times New Roman" w:cs="Times New Roman"/>
        </w:rPr>
        <w:t>1/2.</w:t>
      </w:r>
      <w:commentRangeEnd w:id="12"/>
      <w:r w:rsidRPr="007E73FA">
        <w:rPr>
          <w:rStyle w:val="CommentReference"/>
          <w:rFonts w:ascii="Times New Roman" w:hAnsi="Times New Roman" w:cs="Times New Roman"/>
        </w:rPr>
        <w:commentReference w:id="12"/>
      </w:r>
      <w:commentRangeEnd w:id="13"/>
      <w:r w:rsidR="00D27301">
        <w:rPr>
          <w:rStyle w:val="CommentReference"/>
        </w:rPr>
        <w:commentReference w:id="13"/>
      </w:r>
    </w:p>
    <w:p w14:paraId="65FEC166" w14:textId="344951E4" w:rsidR="00F770A8" w:rsidRPr="00251269" w:rsidRDefault="00F770A8" w:rsidP="001D7D9C">
      <w:pPr>
        <w:pStyle w:val="NoSpacing"/>
        <w:rPr>
          <w:rFonts w:ascii="Times New Roman" w:hAnsi="Times New Roman" w:cs="Times New Roman"/>
          <w:b/>
          <w:bCs/>
          <w:highlight w:val="yellow"/>
        </w:rPr>
      </w:pPr>
      <w:r w:rsidRPr="00251269">
        <w:rPr>
          <w:rFonts w:ascii="Times New Roman" w:hAnsi="Times New Roman" w:cs="Times New Roman"/>
          <w:b/>
          <w:bCs/>
          <w:highlight w:val="yellow"/>
        </w:rPr>
        <w:t>Representation of Quantum numbers</w:t>
      </w:r>
    </w:p>
    <w:p w14:paraId="564745CD" w14:textId="074DB3CD" w:rsidR="001D7D9C" w:rsidRPr="00251269" w:rsidRDefault="001D7D9C" w:rsidP="00A47E84">
      <w:pPr>
        <w:pStyle w:val="NoSpacing"/>
        <w:rPr>
          <w:rFonts w:ascii="Times New Roman" w:hAnsi="Times New Roman" w:cs="Times New Roman"/>
          <w:highlight w:val="yellow"/>
        </w:rPr>
      </w:pPr>
    </w:p>
    <w:tbl>
      <w:tblPr>
        <w:tblStyle w:val="TableGrid"/>
        <w:tblW w:w="0" w:type="auto"/>
        <w:tblLook w:val="04A0" w:firstRow="1" w:lastRow="0" w:firstColumn="1" w:lastColumn="0" w:noHBand="0" w:noVBand="1"/>
      </w:tblPr>
      <w:tblGrid>
        <w:gridCol w:w="2337"/>
        <w:gridCol w:w="1202"/>
        <w:gridCol w:w="3473"/>
        <w:gridCol w:w="2338"/>
      </w:tblGrid>
      <w:tr w:rsidR="00F770A8" w:rsidRPr="00251269" w14:paraId="15493ADD" w14:textId="77777777" w:rsidTr="00F770A8">
        <w:tc>
          <w:tcPr>
            <w:tcW w:w="2337" w:type="dxa"/>
          </w:tcPr>
          <w:p w14:paraId="56B5DFAE" w14:textId="56FF195B" w:rsidR="00F770A8" w:rsidRPr="00251269" w:rsidRDefault="00F770A8" w:rsidP="00F770A8">
            <w:pPr>
              <w:pStyle w:val="NoSpacing"/>
              <w:jc w:val="center"/>
              <w:rPr>
                <w:rFonts w:ascii="Times New Roman" w:hAnsi="Times New Roman" w:cs="Times New Roman"/>
                <w:b/>
                <w:bCs/>
                <w:sz w:val="20"/>
                <w:szCs w:val="20"/>
                <w:highlight w:val="yellow"/>
              </w:rPr>
            </w:pPr>
            <w:r w:rsidRPr="00251269">
              <w:rPr>
                <w:rFonts w:ascii="Times New Roman" w:hAnsi="Times New Roman" w:cs="Times New Roman"/>
                <w:b/>
                <w:bCs/>
                <w:sz w:val="20"/>
                <w:szCs w:val="20"/>
                <w:highlight w:val="yellow"/>
              </w:rPr>
              <w:t>Quantum number</w:t>
            </w:r>
          </w:p>
        </w:tc>
        <w:tc>
          <w:tcPr>
            <w:tcW w:w="1202" w:type="dxa"/>
          </w:tcPr>
          <w:p w14:paraId="1A52FE70" w14:textId="3D7A175A" w:rsidR="00F770A8" w:rsidRPr="00251269" w:rsidRDefault="00F770A8" w:rsidP="00F770A8">
            <w:pPr>
              <w:pStyle w:val="NoSpacing"/>
              <w:jc w:val="center"/>
              <w:rPr>
                <w:rFonts w:ascii="Times New Roman" w:hAnsi="Times New Roman" w:cs="Times New Roman"/>
                <w:b/>
                <w:bCs/>
                <w:sz w:val="20"/>
                <w:szCs w:val="20"/>
                <w:highlight w:val="yellow"/>
              </w:rPr>
            </w:pPr>
            <w:r w:rsidRPr="00251269">
              <w:rPr>
                <w:rFonts w:ascii="Times New Roman" w:hAnsi="Times New Roman" w:cs="Times New Roman"/>
                <w:b/>
                <w:bCs/>
                <w:sz w:val="20"/>
                <w:szCs w:val="20"/>
                <w:highlight w:val="yellow"/>
              </w:rPr>
              <w:t>Symbol</w:t>
            </w:r>
          </w:p>
        </w:tc>
        <w:tc>
          <w:tcPr>
            <w:tcW w:w="3473" w:type="dxa"/>
          </w:tcPr>
          <w:p w14:paraId="7CF7DB8F" w14:textId="70E41A82" w:rsidR="00F770A8" w:rsidRPr="00251269" w:rsidRDefault="00F770A8" w:rsidP="00F770A8">
            <w:pPr>
              <w:pStyle w:val="NoSpacing"/>
              <w:jc w:val="center"/>
              <w:rPr>
                <w:rFonts w:ascii="Times New Roman" w:hAnsi="Times New Roman" w:cs="Times New Roman"/>
                <w:b/>
                <w:bCs/>
                <w:sz w:val="20"/>
                <w:szCs w:val="20"/>
                <w:highlight w:val="yellow"/>
              </w:rPr>
            </w:pPr>
            <w:r w:rsidRPr="00251269">
              <w:rPr>
                <w:rFonts w:ascii="Times New Roman" w:hAnsi="Times New Roman" w:cs="Times New Roman"/>
                <w:b/>
                <w:bCs/>
                <w:sz w:val="20"/>
                <w:szCs w:val="20"/>
                <w:highlight w:val="yellow"/>
              </w:rPr>
              <w:t>Explanation</w:t>
            </w:r>
          </w:p>
        </w:tc>
        <w:tc>
          <w:tcPr>
            <w:tcW w:w="2338" w:type="dxa"/>
          </w:tcPr>
          <w:p w14:paraId="4BAF0B16" w14:textId="021A17B7" w:rsidR="00F770A8" w:rsidRPr="00251269" w:rsidRDefault="00F770A8" w:rsidP="00F770A8">
            <w:pPr>
              <w:pStyle w:val="NoSpacing"/>
              <w:jc w:val="center"/>
              <w:rPr>
                <w:rFonts w:ascii="Times New Roman" w:hAnsi="Times New Roman" w:cs="Times New Roman"/>
                <w:b/>
                <w:bCs/>
                <w:sz w:val="20"/>
                <w:szCs w:val="20"/>
                <w:highlight w:val="yellow"/>
              </w:rPr>
            </w:pPr>
            <w:r w:rsidRPr="00251269">
              <w:rPr>
                <w:rFonts w:ascii="Times New Roman" w:hAnsi="Times New Roman" w:cs="Times New Roman"/>
                <w:b/>
                <w:bCs/>
                <w:sz w:val="20"/>
                <w:szCs w:val="20"/>
                <w:highlight w:val="yellow"/>
              </w:rPr>
              <w:t>values</w:t>
            </w:r>
          </w:p>
        </w:tc>
      </w:tr>
      <w:tr w:rsidR="00F770A8" w:rsidRPr="00251269" w14:paraId="0C5650B1" w14:textId="77777777" w:rsidTr="00F770A8">
        <w:tc>
          <w:tcPr>
            <w:tcW w:w="2337" w:type="dxa"/>
          </w:tcPr>
          <w:p w14:paraId="3563EB08" w14:textId="13BCF280" w:rsidR="00F770A8" w:rsidRPr="00251269" w:rsidRDefault="00F770A8"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Principal Quantum number</w:t>
            </w:r>
          </w:p>
        </w:tc>
        <w:tc>
          <w:tcPr>
            <w:tcW w:w="1202" w:type="dxa"/>
          </w:tcPr>
          <w:p w14:paraId="553C54F7" w14:textId="52AFDF9B" w:rsidR="00F770A8" w:rsidRPr="00251269" w:rsidRDefault="00F770A8" w:rsidP="00F770A8">
            <w:pPr>
              <w:pStyle w:val="NoSpacing"/>
              <w:jc w:val="center"/>
              <w:rPr>
                <w:rFonts w:ascii="Times New Roman" w:hAnsi="Times New Roman" w:cs="Times New Roman"/>
                <w:i/>
                <w:iCs/>
                <w:sz w:val="20"/>
                <w:szCs w:val="20"/>
                <w:highlight w:val="yellow"/>
              </w:rPr>
            </w:pPr>
            <w:r w:rsidRPr="00251269">
              <w:rPr>
                <w:rFonts w:ascii="Times New Roman" w:hAnsi="Times New Roman" w:cs="Times New Roman"/>
                <w:i/>
                <w:iCs/>
                <w:sz w:val="20"/>
                <w:szCs w:val="20"/>
                <w:highlight w:val="yellow"/>
              </w:rPr>
              <w:t>n</w:t>
            </w:r>
          </w:p>
        </w:tc>
        <w:tc>
          <w:tcPr>
            <w:tcW w:w="3473" w:type="dxa"/>
          </w:tcPr>
          <w:p w14:paraId="06947761" w14:textId="074EB5EA" w:rsidR="00F770A8" w:rsidRPr="00251269" w:rsidRDefault="00F770A8"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Represents the main energy level known as shell of the electron</w:t>
            </w:r>
          </w:p>
        </w:tc>
        <w:tc>
          <w:tcPr>
            <w:tcW w:w="2338" w:type="dxa"/>
          </w:tcPr>
          <w:p w14:paraId="08B46A15" w14:textId="218B2B08" w:rsidR="00F770A8" w:rsidRPr="00251269" w:rsidRDefault="00F770A8"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positive integers (1,</w:t>
            </w:r>
            <w:r w:rsidR="00D27301">
              <w:rPr>
                <w:rFonts w:ascii="Times New Roman" w:hAnsi="Times New Roman" w:cs="Times New Roman"/>
                <w:sz w:val="20"/>
                <w:szCs w:val="20"/>
                <w:highlight w:val="yellow"/>
              </w:rPr>
              <w:t xml:space="preserve"> </w:t>
            </w:r>
            <w:r w:rsidRPr="00251269">
              <w:rPr>
                <w:rFonts w:ascii="Times New Roman" w:hAnsi="Times New Roman" w:cs="Times New Roman"/>
                <w:sz w:val="20"/>
                <w:szCs w:val="20"/>
                <w:highlight w:val="yellow"/>
              </w:rPr>
              <w:t>2,</w:t>
            </w:r>
            <w:r w:rsidR="00D27301">
              <w:rPr>
                <w:rFonts w:ascii="Times New Roman" w:hAnsi="Times New Roman" w:cs="Times New Roman"/>
                <w:sz w:val="20"/>
                <w:szCs w:val="20"/>
                <w:highlight w:val="yellow"/>
              </w:rPr>
              <w:t xml:space="preserve"> </w:t>
            </w:r>
            <w:r w:rsidRPr="00251269">
              <w:rPr>
                <w:rFonts w:ascii="Times New Roman" w:hAnsi="Times New Roman" w:cs="Times New Roman"/>
                <w:sz w:val="20"/>
                <w:szCs w:val="20"/>
                <w:highlight w:val="yellow"/>
              </w:rPr>
              <w:t>3</w:t>
            </w:r>
            <w:proofErr w:type="gramStart"/>
            <w:r w:rsidR="00D27301">
              <w:rPr>
                <w:rFonts w:ascii="Times New Roman" w:hAnsi="Times New Roman" w:cs="Times New Roman"/>
                <w:sz w:val="20"/>
                <w:szCs w:val="20"/>
                <w:highlight w:val="yellow"/>
              </w:rPr>
              <w:t xml:space="preserve"> </w:t>
            </w:r>
            <w:r w:rsidRPr="00251269">
              <w:rPr>
                <w:rFonts w:ascii="Times New Roman" w:hAnsi="Times New Roman" w:cs="Times New Roman"/>
                <w:sz w:val="20"/>
                <w:szCs w:val="20"/>
                <w:highlight w:val="yellow"/>
              </w:rPr>
              <w:t>,…</w:t>
            </w:r>
            <w:proofErr w:type="gramEnd"/>
            <w:r w:rsidRPr="00251269">
              <w:rPr>
                <w:rFonts w:ascii="Times New Roman" w:hAnsi="Times New Roman" w:cs="Times New Roman"/>
                <w:sz w:val="20"/>
                <w:szCs w:val="20"/>
                <w:highlight w:val="yellow"/>
              </w:rPr>
              <w:t>.)</w:t>
            </w:r>
          </w:p>
        </w:tc>
      </w:tr>
      <w:tr w:rsidR="00F770A8" w:rsidRPr="00251269" w14:paraId="2C09CD02" w14:textId="77777777" w:rsidTr="00F770A8">
        <w:tc>
          <w:tcPr>
            <w:tcW w:w="2337" w:type="dxa"/>
          </w:tcPr>
          <w:p w14:paraId="66625E74" w14:textId="02CA8C9D" w:rsidR="00F770A8" w:rsidRPr="00251269" w:rsidRDefault="00F770A8"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Azimuthal Quantum number</w:t>
            </w:r>
          </w:p>
        </w:tc>
        <w:tc>
          <w:tcPr>
            <w:tcW w:w="1202" w:type="dxa"/>
          </w:tcPr>
          <w:p w14:paraId="66CE8545" w14:textId="2F810E6C" w:rsidR="00F770A8" w:rsidRPr="00251269" w:rsidRDefault="00F770A8" w:rsidP="00F770A8">
            <w:pPr>
              <w:pStyle w:val="NoSpacing"/>
              <w:jc w:val="center"/>
              <w:rPr>
                <w:rFonts w:ascii="Times New Roman" w:hAnsi="Times New Roman" w:cs="Times New Roman"/>
                <w:i/>
                <w:iCs/>
                <w:sz w:val="20"/>
                <w:szCs w:val="20"/>
                <w:highlight w:val="yellow"/>
              </w:rPr>
            </w:pPr>
            <w:r w:rsidRPr="00251269">
              <w:rPr>
                <w:rFonts w:ascii="Times New Roman" w:hAnsi="Times New Roman" w:cs="Times New Roman"/>
                <w:i/>
                <w:iCs/>
                <w:sz w:val="20"/>
                <w:szCs w:val="20"/>
                <w:highlight w:val="yellow"/>
              </w:rPr>
              <w:t>l</w:t>
            </w:r>
          </w:p>
        </w:tc>
        <w:tc>
          <w:tcPr>
            <w:tcW w:w="3473" w:type="dxa"/>
          </w:tcPr>
          <w:p w14:paraId="1BDB8EF2" w14:textId="19653629" w:rsidR="00F770A8" w:rsidRPr="00251269" w:rsidRDefault="00F770A8"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Represents the orbital shape (s, p, d, f) known as subshell</w:t>
            </w:r>
          </w:p>
        </w:tc>
        <w:tc>
          <w:tcPr>
            <w:tcW w:w="2338" w:type="dxa"/>
          </w:tcPr>
          <w:p w14:paraId="51079C73" w14:textId="2FAA8549" w:rsidR="00F770A8" w:rsidRPr="00251269" w:rsidRDefault="00F770A8"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Integers dependent upon principal quantum numbers, values are varied</w:t>
            </w:r>
            <w:r w:rsidR="00251269" w:rsidRPr="00251269">
              <w:rPr>
                <w:rFonts w:ascii="Times New Roman" w:hAnsi="Times New Roman" w:cs="Times New Roman"/>
                <w:sz w:val="20"/>
                <w:szCs w:val="20"/>
                <w:highlight w:val="yellow"/>
              </w:rPr>
              <w:t xml:space="preserve"> from 0 to </w:t>
            </w:r>
            <w:r w:rsidR="00251269" w:rsidRPr="00251269">
              <w:rPr>
                <w:rFonts w:ascii="Times New Roman" w:hAnsi="Times New Roman" w:cs="Times New Roman"/>
                <w:i/>
                <w:iCs/>
                <w:sz w:val="20"/>
                <w:szCs w:val="20"/>
                <w:highlight w:val="yellow"/>
              </w:rPr>
              <w:t>n</w:t>
            </w:r>
            <w:r w:rsidR="00251269" w:rsidRPr="00251269">
              <w:rPr>
                <w:rFonts w:ascii="Times New Roman" w:hAnsi="Times New Roman" w:cs="Times New Roman"/>
                <w:sz w:val="20"/>
                <w:szCs w:val="20"/>
                <w:highlight w:val="yellow"/>
              </w:rPr>
              <w:t>−1</w:t>
            </w:r>
          </w:p>
        </w:tc>
      </w:tr>
      <w:tr w:rsidR="00F770A8" w14:paraId="00AFF610" w14:textId="77777777" w:rsidTr="00F770A8">
        <w:tc>
          <w:tcPr>
            <w:tcW w:w="2337" w:type="dxa"/>
          </w:tcPr>
          <w:p w14:paraId="0F0A886B" w14:textId="2A4EA2CF" w:rsidR="00F770A8" w:rsidRPr="00251269" w:rsidRDefault="00251269"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Magnetic Quantum Number</w:t>
            </w:r>
          </w:p>
        </w:tc>
        <w:tc>
          <w:tcPr>
            <w:tcW w:w="1202" w:type="dxa"/>
          </w:tcPr>
          <w:p w14:paraId="22201750" w14:textId="1FD72D29" w:rsidR="00F770A8" w:rsidRPr="00251269" w:rsidRDefault="00251269" w:rsidP="00F770A8">
            <w:pPr>
              <w:pStyle w:val="NoSpacing"/>
              <w:jc w:val="center"/>
              <w:rPr>
                <w:rFonts w:ascii="Times New Roman" w:hAnsi="Times New Roman" w:cs="Times New Roman"/>
                <w:i/>
                <w:iCs/>
                <w:sz w:val="20"/>
                <w:szCs w:val="20"/>
                <w:highlight w:val="yellow"/>
              </w:rPr>
            </w:pPr>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l</w:t>
            </w:r>
          </w:p>
        </w:tc>
        <w:tc>
          <w:tcPr>
            <w:tcW w:w="3473" w:type="dxa"/>
          </w:tcPr>
          <w:p w14:paraId="442B1282" w14:textId="1F1B0995" w:rsidR="00F770A8" w:rsidRPr="00251269" w:rsidRDefault="00251269"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 xml:space="preserve">Represents the </w:t>
            </w:r>
            <w:r w:rsidR="00A7795F">
              <w:rPr>
                <w:rFonts w:ascii="Times New Roman" w:hAnsi="Times New Roman" w:cs="Times New Roman"/>
                <w:sz w:val="20"/>
                <w:szCs w:val="20"/>
                <w:highlight w:val="yellow"/>
              </w:rPr>
              <w:t xml:space="preserve">spatial </w:t>
            </w:r>
            <w:r w:rsidRPr="00251269">
              <w:rPr>
                <w:rFonts w:ascii="Times New Roman" w:hAnsi="Times New Roman" w:cs="Times New Roman"/>
                <w:sz w:val="20"/>
                <w:szCs w:val="20"/>
                <w:highlight w:val="yellow"/>
              </w:rPr>
              <w:t>orientation of the orbitals within a subshell</w:t>
            </w:r>
          </w:p>
        </w:tc>
        <w:tc>
          <w:tcPr>
            <w:tcW w:w="2338" w:type="dxa"/>
          </w:tcPr>
          <w:p w14:paraId="479A8388" w14:textId="77777777" w:rsidR="00F770A8" w:rsidRDefault="00251269" w:rsidP="00F770A8">
            <w:pPr>
              <w:pStyle w:val="NoSpacing"/>
              <w:jc w:val="center"/>
              <w:rPr>
                <w:rFonts w:ascii="Times New Roman" w:hAnsi="Times New Roman" w:cs="Times New Roman"/>
                <w:i/>
                <w:iCs/>
                <w:sz w:val="20"/>
                <w:szCs w:val="20"/>
              </w:rPr>
            </w:pPr>
            <w:r w:rsidRPr="00251269">
              <w:rPr>
                <w:rFonts w:ascii="Times New Roman" w:hAnsi="Times New Roman" w:cs="Times New Roman"/>
                <w:sz w:val="20"/>
                <w:szCs w:val="20"/>
                <w:highlight w:val="yellow"/>
              </w:rPr>
              <w:t>Integers varies from −</w:t>
            </w:r>
            <w:r w:rsidR="00D27301" w:rsidRPr="00D27301">
              <w:rPr>
                <w:rFonts w:ascii="Times New Roman" w:hAnsi="Times New Roman" w:cs="Times New Roman"/>
                <w:i/>
                <w:iCs/>
                <w:sz w:val="20"/>
                <w:szCs w:val="20"/>
                <w:highlight w:val="yellow"/>
              </w:rPr>
              <w:t>l</w:t>
            </w:r>
            <w:r w:rsidRPr="00D27301">
              <w:rPr>
                <w:rFonts w:ascii="Times New Roman" w:hAnsi="Times New Roman" w:cs="Times New Roman"/>
                <w:i/>
                <w:iCs/>
                <w:sz w:val="20"/>
                <w:szCs w:val="20"/>
                <w:highlight w:val="yellow"/>
              </w:rPr>
              <w:t xml:space="preserve"> </w:t>
            </w:r>
            <w:r w:rsidRPr="00251269">
              <w:rPr>
                <w:rFonts w:ascii="Times New Roman" w:hAnsi="Times New Roman" w:cs="Times New Roman"/>
                <w:sz w:val="20"/>
                <w:szCs w:val="20"/>
                <w:highlight w:val="yellow"/>
              </w:rPr>
              <w:t>to +</w:t>
            </w:r>
            <w:r w:rsidRPr="00D27301">
              <w:rPr>
                <w:rFonts w:ascii="Times New Roman" w:hAnsi="Times New Roman" w:cs="Times New Roman"/>
                <w:i/>
                <w:iCs/>
                <w:sz w:val="20"/>
                <w:szCs w:val="20"/>
                <w:highlight w:val="yellow"/>
              </w:rPr>
              <w:t>l</w:t>
            </w:r>
          </w:p>
          <w:p w14:paraId="4371D2C7" w14:textId="0076B29C" w:rsidR="00EB55C9" w:rsidRPr="00F770A8" w:rsidRDefault="00EB55C9" w:rsidP="00F770A8">
            <w:pPr>
              <w:pStyle w:val="NoSpacing"/>
              <w:jc w:val="center"/>
              <w:rPr>
                <w:rFonts w:ascii="Times New Roman" w:hAnsi="Times New Roman" w:cs="Times New Roman"/>
                <w:sz w:val="20"/>
                <w:szCs w:val="20"/>
              </w:rPr>
            </w:pPr>
            <w:r w:rsidRPr="0049410F">
              <w:rPr>
                <w:rFonts w:ascii="Times New Roman" w:hAnsi="Times New Roman" w:cs="Times New Roman"/>
                <w:sz w:val="20"/>
                <w:szCs w:val="20"/>
                <w:highlight w:val="yellow"/>
              </w:rPr>
              <w:lastRenderedPageBreak/>
              <w:t xml:space="preserve">The </w:t>
            </w:r>
            <w:r w:rsidR="0049410F" w:rsidRPr="0049410F">
              <w:rPr>
                <w:rFonts w:ascii="Times New Roman" w:hAnsi="Times New Roman" w:cs="Times New Roman"/>
                <w:sz w:val="20"/>
                <w:szCs w:val="20"/>
                <w:highlight w:val="yellow"/>
              </w:rPr>
              <w:t>total number of the same orbitals (having same</w:t>
            </w:r>
            <w:r w:rsidRPr="0049410F">
              <w:rPr>
                <w:rFonts w:ascii="Times New Roman" w:hAnsi="Times New Roman" w:cs="Times New Roman"/>
                <w:sz w:val="20"/>
                <w:szCs w:val="20"/>
                <w:highlight w:val="yellow"/>
              </w:rPr>
              <w:t xml:space="preserve"> value of </w:t>
            </w:r>
            <w:r w:rsidRPr="0049410F">
              <w:rPr>
                <w:rFonts w:ascii="Times New Roman" w:hAnsi="Times New Roman" w:cs="Times New Roman"/>
                <w:i/>
                <w:iCs/>
                <w:sz w:val="20"/>
                <w:szCs w:val="20"/>
                <w:highlight w:val="yellow"/>
              </w:rPr>
              <w:t>l</w:t>
            </w:r>
            <w:r w:rsidRPr="0049410F">
              <w:rPr>
                <w:rFonts w:ascii="Times New Roman" w:hAnsi="Times New Roman" w:cs="Times New Roman"/>
                <w:sz w:val="20"/>
                <w:szCs w:val="20"/>
                <w:highlight w:val="yellow"/>
              </w:rPr>
              <w:t>)</w:t>
            </w:r>
            <w:r w:rsidR="0049410F" w:rsidRPr="0049410F">
              <w:rPr>
                <w:rFonts w:ascii="Times New Roman" w:hAnsi="Times New Roman" w:cs="Times New Roman"/>
                <w:sz w:val="20"/>
                <w:szCs w:val="20"/>
                <w:highlight w:val="yellow"/>
              </w:rPr>
              <w:t xml:space="preserve"> </w:t>
            </w:r>
            <w:r w:rsidRPr="0049410F">
              <w:rPr>
                <w:rFonts w:ascii="Times New Roman" w:hAnsi="Times New Roman" w:cs="Times New Roman"/>
                <w:sz w:val="20"/>
                <w:szCs w:val="20"/>
                <w:highlight w:val="yellow"/>
              </w:rPr>
              <w:t>is</w:t>
            </w:r>
            <w:r w:rsidR="0049410F" w:rsidRPr="0049410F">
              <w:rPr>
                <w:rFonts w:ascii="Times New Roman" w:hAnsi="Times New Roman" w:cs="Times New Roman"/>
                <w:sz w:val="20"/>
                <w:szCs w:val="20"/>
                <w:highlight w:val="yellow"/>
              </w:rPr>
              <w:t xml:space="preserve"> determined by </w:t>
            </w:r>
            <w:r w:rsidRPr="0049410F">
              <w:rPr>
                <w:rFonts w:ascii="Times New Roman" w:hAnsi="Times New Roman" w:cs="Times New Roman"/>
                <w:sz w:val="20"/>
                <w:szCs w:val="20"/>
                <w:highlight w:val="yellow"/>
              </w:rPr>
              <w:t>2</w:t>
            </w:r>
            <w:r w:rsidRPr="0049410F">
              <w:rPr>
                <w:rFonts w:ascii="Times New Roman" w:hAnsi="Times New Roman" w:cs="Times New Roman"/>
                <w:i/>
                <w:iCs/>
                <w:sz w:val="20"/>
                <w:szCs w:val="20"/>
                <w:highlight w:val="yellow"/>
              </w:rPr>
              <w:t>l</w:t>
            </w:r>
            <w:r w:rsidRPr="0049410F">
              <w:rPr>
                <w:rFonts w:ascii="Times New Roman" w:hAnsi="Times New Roman" w:cs="Times New Roman"/>
                <w:sz w:val="20"/>
                <w:szCs w:val="20"/>
                <w:highlight w:val="yellow"/>
              </w:rPr>
              <w:t xml:space="preserve"> + 1</w:t>
            </w:r>
          </w:p>
        </w:tc>
      </w:tr>
      <w:tr w:rsidR="00F770A8" w14:paraId="34153ABD" w14:textId="77777777" w:rsidTr="00F770A8">
        <w:tc>
          <w:tcPr>
            <w:tcW w:w="2337" w:type="dxa"/>
          </w:tcPr>
          <w:p w14:paraId="797F6826" w14:textId="0213E954" w:rsidR="00F770A8" w:rsidRPr="00251269" w:rsidRDefault="00251269"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lastRenderedPageBreak/>
              <w:t>Spin Quantum Number</w:t>
            </w:r>
          </w:p>
        </w:tc>
        <w:tc>
          <w:tcPr>
            <w:tcW w:w="1202" w:type="dxa"/>
          </w:tcPr>
          <w:p w14:paraId="27CB7DAE" w14:textId="5D2A971D" w:rsidR="00F770A8" w:rsidRPr="00251269" w:rsidRDefault="00251269" w:rsidP="00F770A8">
            <w:pPr>
              <w:pStyle w:val="NoSpacing"/>
              <w:jc w:val="center"/>
              <w:rPr>
                <w:rFonts w:ascii="Times New Roman" w:hAnsi="Times New Roman" w:cs="Times New Roman"/>
                <w:i/>
                <w:iCs/>
                <w:sz w:val="20"/>
                <w:szCs w:val="20"/>
                <w:highlight w:val="yellow"/>
              </w:rPr>
            </w:pPr>
            <w:proofErr w:type="spellStart"/>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s</w:t>
            </w:r>
            <w:proofErr w:type="spellEnd"/>
          </w:p>
        </w:tc>
        <w:tc>
          <w:tcPr>
            <w:tcW w:w="3473" w:type="dxa"/>
          </w:tcPr>
          <w:p w14:paraId="44A1559A" w14:textId="4104B044" w:rsidR="00F770A8" w:rsidRPr="00251269" w:rsidRDefault="00251269"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Presents the direction of the spin of electrons</w:t>
            </w:r>
          </w:p>
        </w:tc>
        <w:tc>
          <w:tcPr>
            <w:tcW w:w="2338" w:type="dxa"/>
          </w:tcPr>
          <w:p w14:paraId="7C5DC32B" w14:textId="54D0D0D1" w:rsidR="00F770A8" w:rsidRPr="00251269" w:rsidRDefault="00251269" w:rsidP="00F770A8">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w:t>
            </w:r>
            <m:oMath>
              <m:f>
                <m:fPr>
                  <m:ctrlPr>
                    <w:rPr>
                      <w:rFonts w:ascii="Cambria Math" w:hAnsi="Cambria Math" w:cs="Times New Roman"/>
                      <w:i/>
                      <w:sz w:val="20"/>
                      <w:szCs w:val="20"/>
                      <w:highlight w:val="yellow"/>
                    </w:rPr>
                  </m:ctrlPr>
                </m:fPr>
                <m:num>
                  <m:r>
                    <w:rPr>
                      <w:rFonts w:ascii="Cambria Math" w:hAnsi="Cambria Math" w:cs="Times New Roman"/>
                      <w:sz w:val="20"/>
                      <w:szCs w:val="20"/>
                      <w:highlight w:val="yellow"/>
                    </w:rPr>
                    <m:t>1</m:t>
                  </m:r>
                </m:num>
                <m:den>
                  <m:r>
                    <w:rPr>
                      <w:rFonts w:ascii="Cambria Math" w:hAnsi="Cambria Math" w:cs="Times New Roman"/>
                      <w:sz w:val="20"/>
                      <w:szCs w:val="20"/>
                      <w:highlight w:val="yellow"/>
                    </w:rPr>
                    <m:t>2</m:t>
                  </m:r>
                </m:den>
              </m:f>
            </m:oMath>
            <w:r w:rsidRPr="00251269">
              <w:rPr>
                <w:rFonts w:ascii="Times New Roman" w:eastAsiaTheme="minorEastAsia" w:hAnsi="Times New Roman" w:cs="Times New Roman"/>
                <w:sz w:val="20"/>
                <w:szCs w:val="20"/>
                <w:highlight w:val="yellow"/>
              </w:rPr>
              <w:t xml:space="preserve">  or </w:t>
            </w:r>
            <w:r w:rsidRPr="00251269">
              <w:rPr>
                <w:rFonts w:asciiTheme="minorEastAsia" w:eastAsiaTheme="minorEastAsia" w:hAnsiTheme="minorEastAsia" w:cstheme="minorEastAsia" w:hint="eastAsia"/>
                <w:sz w:val="20"/>
                <w:szCs w:val="20"/>
                <w:highlight w:val="yellow"/>
              </w:rPr>
              <w:t>−</w:t>
            </w:r>
            <m:oMath>
              <m:f>
                <m:fPr>
                  <m:ctrlPr>
                    <w:rPr>
                      <w:rFonts w:ascii="Cambria Math" w:hAnsi="Cambria Math" w:cs="Times New Roman"/>
                      <w:i/>
                      <w:sz w:val="20"/>
                      <w:szCs w:val="20"/>
                      <w:highlight w:val="yellow"/>
                    </w:rPr>
                  </m:ctrlPr>
                </m:fPr>
                <m:num>
                  <m:r>
                    <w:rPr>
                      <w:rFonts w:ascii="Cambria Math" w:hAnsi="Cambria Math" w:cs="Times New Roman"/>
                      <w:sz w:val="20"/>
                      <w:szCs w:val="20"/>
                      <w:highlight w:val="yellow"/>
                    </w:rPr>
                    <m:t>1</m:t>
                  </m:r>
                </m:num>
                <m:den>
                  <m:r>
                    <w:rPr>
                      <w:rFonts w:ascii="Cambria Math" w:hAnsi="Cambria Math" w:cs="Times New Roman"/>
                      <w:sz w:val="20"/>
                      <w:szCs w:val="20"/>
                      <w:highlight w:val="yellow"/>
                    </w:rPr>
                    <m:t>2</m:t>
                  </m:r>
                </m:den>
              </m:f>
            </m:oMath>
            <w:r w:rsidRPr="00251269">
              <w:rPr>
                <w:rFonts w:ascii="Times New Roman" w:eastAsiaTheme="minorEastAsia" w:hAnsi="Times New Roman" w:cs="Times New Roman"/>
                <w:sz w:val="20"/>
                <w:szCs w:val="20"/>
                <w:highlight w:val="yellow"/>
              </w:rPr>
              <w:t xml:space="preserve">  </w:t>
            </w:r>
          </w:p>
        </w:tc>
      </w:tr>
    </w:tbl>
    <w:p w14:paraId="324F07DF" w14:textId="77777777" w:rsidR="00F770A8" w:rsidRDefault="00F770A8" w:rsidP="00A47E84">
      <w:pPr>
        <w:pStyle w:val="NoSpacing"/>
        <w:rPr>
          <w:rFonts w:ascii="Times New Roman" w:hAnsi="Times New Roman" w:cs="Times New Roman"/>
        </w:rPr>
      </w:pPr>
    </w:p>
    <w:p w14:paraId="4AF76948" w14:textId="5D850B4C" w:rsidR="001D7D9C" w:rsidRDefault="00251269" w:rsidP="00A47E84">
      <w:pPr>
        <w:pStyle w:val="NoSpacing"/>
        <w:rPr>
          <w:rFonts w:ascii="Times New Roman" w:hAnsi="Times New Roman" w:cs="Times New Roman"/>
        </w:rPr>
      </w:pPr>
      <w:r w:rsidRPr="008232FB">
        <w:rPr>
          <w:rFonts w:ascii="Times New Roman" w:hAnsi="Times New Roman" w:cs="Times New Roman"/>
          <w:highlight w:val="yellow"/>
        </w:rPr>
        <w:t>Let</w:t>
      </w:r>
      <w:r w:rsidR="00D27301" w:rsidRPr="008232FB">
        <w:rPr>
          <w:rFonts w:ascii="Times New Roman" w:hAnsi="Times New Roman" w:cs="Times New Roman"/>
          <w:highlight w:val="yellow"/>
        </w:rPr>
        <w:t xml:space="preserve"> u</w:t>
      </w:r>
      <w:r w:rsidRPr="008232FB">
        <w:rPr>
          <w:rFonts w:ascii="Times New Roman" w:hAnsi="Times New Roman" w:cs="Times New Roman"/>
          <w:highlight w:val="yellow"/>
        </w:rPr>
        <w:t xml:space="preserve">s consider an example of </w:t>
      </w:r>
      <w:r w:rsidR="00D27301" w:rsidRPr="008232FB">
        <w:rPr>
          <w:rFonts w:ascii="Times New Roman" w:hAnsi="Times New Roman" w:cs="Times New Roman"/>
          <w:highlight w:val="yellow"/>
        </w:rPr>
        <w:t xml:space="preserve">an atom of Chlorine with number of </w:t>
      </w:r>
      <w:proofErr w:type="gramStart"/>
      <w:r w:rsidR="00D27301" w:rsidRPr="008232FB">
        <w:rPr>
          <w:rFonts w:ascii="Times New Roman" w:hAnsi="Times New Roman" w:cs="Times New Roman"/>
          <w:highlight w:val="yellow"/>
        </w:rPr>
        <w:t>electrons</w:t>
      </w:r>
      <w:proofErr w:type="gramEnd"/>
      <w:r w:rsidR="00D27301" w:rsidRPr="008232FB">
        <w:rPr>
          <w:rFonts w:ascii="Times New Roman" w:hAnsi="Times New Roman" w:cs="Times New Roman"/>
          <w:highlight w:val="yellow"/>
        </w:rPr>
        <w:t xml:space="preserve"> are 17. The electrons are arranged in different energy levels or shells. </w:t>
      </w:r>
      <w:r w:rsidR="00D27301" w:rsidRPr="008232FB">
        <w:rPr>
          <w:rFonts w:ascii="Times New Roman" w:hAnsi="Times New Roman" w:cs="Times New Roman"/>
          <w:i/>
          <w:iCs/>
          <w:highlight w:val="yellow"/>
        </w:rPr>
        <w:t>n</w:t>
      </w:r>
      <w:r w:rsidR="00D27301" w:rsidRPr="008232FB">
        <w:rPr>
          <w:rFonts w:ascii="Times New Roman" w:hAnsi="Times New Roman" w:cs="Times New Roman"/>
          <w:highlight w:val="yellow"/>
        </w:rPr>
        <w:t xml:space="preserve">=1 shell which contains 2 electrons, </w:t>
      </w:r>
      <w:r w:rsidR="00D27301" w:rsidRPr="008232FB">
        <w:rPr>
          <w:rFonts w:ascii="Times New Roman" w:hAnsi="Times New Roman" w:cs="Times New Roman"/>
          <w:i/>
          <w:iCs/>
          <w:highlight w:val="yellow"/>
        </w:rPr>
        <w:t>n</w:t>
      </w:r>
      <w:r w:rsidR="00D27301" w:rsidRPr="008232FB">
        <w:rPr>
          <w:rFonts w:ascii="Times New Roman" w:hAnsi="Times New Roman" w:cs="Times New Roman"/>
          <w:highlight w:val="yellow"/>
        </w:rPr>
        <w:t xml:space="preserve">=2 shell contains 8 electrons and </w:t>
      </w:r>
      <w:r w:rsidR="00D27301" w:rsidRPr="008232FB">
        <w:rPr>
          <w:rFonts w:ascii="Times New Roman" w:hAnsi="Times New Roman" w:cs="Times New Roman"/>
          <w:i/>
          <w:iCs/>
          <w:highlight w:val="yellow"/>
        </w:rPr>
        <w:t>n</w:t>
      </w:r>
      <w:r w:rsidR="00D27301" w:rsidRPr="008232FB">
        <w:rPr>
          <w:rFonts w:ascii="Times New Roman" w:hAnsi="Times New Roman" w:cs="Times New Roman"/>
          <w:highlight w:val="yellow"/>
        </w:rPr>
        <w:t xml:space="preserve">=3 shell contains </w:t>
      </w:r>
      <w:r w:rsidR="00A7795F" w:rsidRPr="008232FB">
        <w:rPr>
          <w:rFonts w:ascii="Times New Roman" w:hAnsi="Times New Roman" w:cs="Times New Roman"/>
          <w:highlight w:val="yellow"/>
        </w:rPr>
        <w:t>7</w:t>
      </w:r>
      <w:r w:rsidR="00D27301" w:rsidRPr="008232FB">
        <w:rPr>
          <w:rFonts w:ascii="Times New Roman" w:hAnsi="Times New Roman" w:cs="Times New Roman"/>
          <w:highlight w:val="yellow"/>
        </w:rPr>
        <w:t xml:space="preserve"> electrons of chlorine atom. </w:t>
      </w:r>
      <w:r w:rsidR="001A2F4C" w:rsidRPr="008232FB">
        <w:rPr>
          <w:rFonts w:ascii="Times New Roman" w:hAnsi="Times New Roman" w:cs="Times New Roman"/>
          <w:highlight w:val="yellow"/>
        </w:rPr>
        <w:t xml:space="preserve">The last shell electron </w:t>
      </w:r>
      <w:r w:rsidR="0026454B" w:rsidRPr="008232FB">
        <w:rPr>
          <w:rFonts w:ascii="Times New Roman" w:hAnsi="Times New Roman" w:cs="Times New Roman"/>
          <w:highlight w:val="yellow"/>
        </w:rPr>
        <w:t>can be considered for the determination of quantum numbers.</w:t>
      </w:r>
    </w:p>
    <w:tbl>
      <w:tblPr>
        <w:tblStyle w:val="TableGrid"/>
        <w:tblW w:w="10343" w:type="dxa"/>
        <w:tblLook w:val="04A0" w:firstRow="1" w:lastRow="0" w:firstColumn="1" w:lastColumn="0" w:noHBand="0" w:noVBand="1"/>
      </w:tblPr>
      <w:tblGrid>
        <w:gridCol w:w="2320"/>
        <w:gridCol w:w="861"/>
        <w:gridCol w:w="3512"/>
        <w:gridCol w:w="3650"/>
      </w:tblGrid>
      <w:tr w:rsidR="00BB2011" w:rsidRPr="00251269" w14:paraId="42AF6AAA" w14:textId="57672F39" w:rsidTr="00E05E8A">
        <w:tc>
          <w:tcPr>
            <w:tcW w:w="2337" w:type="dxa"/>
          </w:tcPr>
          <w:p w14:paraId="66B71D78" w14:textId="77777777" w:rsidR="00BB2011" w:rsidRPr="00251269" w:rsidRDefault="00BB2011" w:rsidP="00BB2011">
            <w:pPr>
              <w:pStyle w:val="NoSpacing"/>
              <w:jc w:val="center"/>
              <w:rPr>
                <w:rFonts w:ascii="Times New Roman" w:hAnsi="Times New Roman" w:cs="Times New Roman"/>
                <w:b/>
                <w:bCs/>
                <w:sz w:val="20"/>
                <w:szCs w:val="20"/>
                <w:highlight w:val="yellow"/>
              </w:rPr>
            </w:pPr>
            <w:r w:rsidRPr="00251269">
              <w:rPr>
                <w:rFonts w:ascii="Times New Roman" w:hAnsi="Times New Roman" w:cs="Times New Roman"/>
                <w:b/>
                <w:bCs/>
                <w:sz w:val="20"/>
                <w:szCs w:val="20"/>
                <w:highlight w:val="yellow"/>
              </w:rPr>
              <w:t>Quantum number</w:t>
            </w:r>
          </w:p>
        </w:tc>
        <w:tc>
          <w:tcPr>
            <w:tcW w:w="777" w:type="dxa"/>
          </w:tcPr>
          <w:p w14:paraId="19F28180" w14:textId="77777777" w:rsidR="00BB2011" w:rsidRPr="00251269" w:rsidRDefault="00BB2011" w:rsidP="00BB2011">
            <w:pPr>
              <w:pStyle w:val="NoSpacing"/>
              <w:jc w:val="center"/>
              <w:rPr>
                <w:rFonts w:ascii="Times New Roman" w:hAnsi="Times New Roman" w:cs="Times New Roman"/>
                <w:b/>
                <w:bCs/>
                <w:sz w:val="20"/>
                <w:szCs w:val="20"/>
                <w:highlight w:val="yellow"/>
              </w:rPr>
            </w:pPr>
            <w:r w:rsidRPr="00251269">
              <w:rPr>
                <w:rFonts w:ascii="Times New Roman" w:hAnsi="Times New Roman" w:cs="Times New Roman"/>
                <w:b/>
                <w:bCs/>
                <w:sz w:val="20"/>
                <w:szCs w:val="20"/>
                <w:highlight w:val="yellow"/>
              </w:rPr>
              <w:t>Symbol</w:t>
            </w:r>
          </w:p>
        </w:tc>
        <w:tc>
          <w:tcPr>
            <w:tcW w:w="3544" w:type="dxa"/>
          </w:tcPr>
          <w:p w14:paraId="7EC87E59" w14:textId="084EC215" w:rsidR="00BB2011" w:rsidRDefault="00BB2011" w:rsidP="00BB2011">
            <w:pPr>
              <w:pStyle w:val="NoSpacing"/>
              <w:jc w:val="center"/>
              <w:rPr>
                <w:rFonts w:ascii="Times New Roman" w:hAnsi="Times New Roman" w:cs="Times New Roman"/>
                <w:b/>
                <w:bCs/>
                <w:sz w:val="20"/>
                <w:szCs w:val="20"/>
                <w:highlight w:val="yellow"/>
              </w:rPr>
            </w:pPr>
            <w:r>
              <w:rPr>
                <w:rFonts w:ascii="Times New Roman" w:hAnsi="Times New Roman" w:cs="Times New Roman"/>
                <w:b/>
                <w:bCs/>
                <w:sz w:val="20"/>
                <w:szCs w:val="20"/>
                <w:highlight w:val="yellow"/>
              </w:rPr>
              <w:t>Description</w:t>
            </w:r>
          </w:p>
        </w:tc>
        <w:tc>
          <w:tcPr>
            <w:tcW w:w="3685" w:type="dxa"/>
          </w:tcPr>
          <w:p w14:paraId="3454FF65" w14:textId="3E1D94D9" w:rsidR="00BB2011" w:rsidRPr="00251269" w:rsidRDefault="00BB2011" w:rsidP="00BB2011">
            <w:pPr>
              <w:pStyle w:val="NoSpacing"/>
              <w:jc w:val="center"/>
              <w:rPr>
                <w:rFonts w:ascii="Times New Roman" w:hAnsi="Times New Roman" w:cs="Times New Roman"/>
                <w:b/>
                <w:bCs/>
                <w:sz w:val="20"/>
                <w:szCs w:val="20"/>
                <w:highlight w:val="yellow"/>
              </w:rPr>
            </w:pPr>
            <w:r>
              <w:rPr>
                <w:rFonts w:ascii="Times New Roman" w:hAnsi="Times New Roman" w:cs="Times New Roman"/>
                <w:b/>
                <w:bCs/>
                <w:sz w:val="20"/>
                <w:szCs w:val="20"/>
                <w:highlight w:val="yellow"/>
              </w:rPr>
              <w:t>Value</w:t>
            </w:r>
            <w:r w:rsidR="00E05E8A">
              <w:rPr>
                <w:rFonts w:ascii="Times New Roman" w:hAnsi="Times New Roman" w:cs="Times New Roman"/>
                <w:b/>
                <w:bCs/>
                <w:sz w:val="20"/>
                <w:szCs w:val="20"/>
                <w:highlight w:val="yellow"/>
              </w:rPr>
              <w:t>/s</w:t>
            </w:r>
          </w:p>
        </w:tc>
      </w:tr>
      <w:tr w:rsidR="00BB2011" w:rsidRPr="00251269" w14:paraId="0E90E99F" w14:textId="7FAC4E0D" w:rsidTr="00E05E8A">
        <w:tc>
          <w:tcPr>
            <w:tcW w:w="2337" w:type="dxa"/>
          </w:tcPr>
          <w:p w14:paraId="5E9BC902" w14:textId="77777777" w:rsidR="00BB2011" w:rsidRPr="00251269" w:rsidRDefault="00BB2011" w:rsidP="00BB2011">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Principal Quantum number</w:t>
            </w:r>
          </w:p>
        </w:tc>
        <w:tc>
          <w:tcPr>
            <w:tcW w:w="777" w:type="dxa"/>
          </w:tcPr>
          <w:p w14:paraId="197B35FC" w14:textId="77777777" w:rsidR="00BB2011" w:rsidRPr="00251269" w:rsidRDefault="00BB2011" w:rsidP="00BB2011">
            <w:pPr>
              <w:pStyle w:val="NoSpacing"/>
              <w:jc w:val="center"/>
              <w:rPr>
                <w:rFonts w:ascii="Times New Roman" w:hAnsi="Times New Roman" w:cs="Times New Roman"/>
                <w:i/>
                <w:iCs/>
                <w:sz w:val="20"/>
                <w:szCs w:val="20"/>
                <w:highlight w:val="yellow"/>
              </w:rPr>
            </w:pPr>
            <w:r w:rsidRPr="00251269">
              <w:rPr>
                <w:rFonts w:ascii="Times New Roman" w:hAnsi="Times New Roman" w:cs="Times New Roman"/>
                <w:i/>
                <w:iCs/>
                <w:sz w:val="20"/>
                <w:szCs w:val="20"/>
                <w:highlight w:val="yellow"/>
              </w:rPr>
              <w:t>n</w:t>
            </w:r>
          </w:p>
        </w:tc>
        <w:tc>
          <w:tcPr>
            <w:tcW w:w="3544" w:type="dxa"/>
          </w:tcPr>
          <w:p w14:paraId="6FFE58E5" w14:textId="6CE510B0" w:rsidR="00BB2011" w:rsidRDefault="00BB2011" w:rsidP="00BB2011">
            <w:pPr>
              <w:pStyle w:val="NoSpacing"/>
              <w:jc w:val="center"/>
              <w:rPr>
                <w:rFonts w:ascii="Times New Roman" w:hAnsi="Times New Roman" w:cs="Times New Roman"/>
                <w:sz w:val="20"/>
                <w:szCs w:val="20"/>
                <w:highlight w:val="yellow"/>
              </w:rPr>
            </w:pPr>
            <w:r>
              <w:rPr>
                <w:rFonts w:ascii="Times New Roman" w:hAnsi="Times New Roman" w:cs="Times New Roman"/>
                <w:sz w:val="20"/>
                <w:szCs w:val="20"/>
                <w:highlight w:val="yellow"/>
              </w:rPr>
              <w:t>The last shell electron</w:t>
            </w:r>
            <w:r w:rsidR="005A01BF">
              <w:rPr>
                <w:rFonts w:ascii="Times New Roman" w:hAnsi="Times New Roman" w:cs="Times New Roman"/>
                <w:sz w:val="20"/>
                <w:szCs w:val="20"/>
                <w:highlight w:val="yellow"/>
              </w:rPr>
              <w:t>s</w:t>
            </w:r>
            <w:r>
              <w:rPr>
                <w:rFonts w:ascii="Times New Roman" w:hAnsi="Times New Roman" w:cs="Times New Roman"/>
                <w:sz w:val="20"/>
                <w:szCs w:val="20"/>
                <w:highlight w:val="yellow"/>
              </w:rPr>
              <w:t xml:space="preserve"> remain in third shell </w:t>
            </w:r>
          </w:p>
        </w:tc>
        <w:tc>
          <w:tcPr>
            <w:tcW w:w="3685" w:type="dxa"/>
          </w:tcPr>
          <w:p w14:paraId="334E5A9B" w14:textId="15FAC28C" w:rsidR="00BB2011" w:rsidRPr="0026454B" w:rsidRDefault="005A01BF" w:rsidP="00BB2011">
            <w:pPr>
              <w:pStyle w:val="NoSpacing"/>
              <w:jc w:val="center"/>
              <w:rPr>
                <w:rFonts w:ascii="Times New Roman" w:hAnsi="Times New Roman" w:cs="Times New Roman"/>
                <w:sz w:val="20"/>
                <w:szCs w:val="20"/>
                <w:highlight w:val="yellow"/>
              </w:rPr>
            </w:pPr>
            <w:r w:rsidRPr="005A01BF">
              <w:rPr>
                <w:rFonts w:ascii="Times New Roman" w:hAnsi="Times New Roman" w:cs="Times New Roman"/>
                <w:i/>
                <w:iCs/>
                <w:sz w:val="20"/>
                <w:szCs w:val="20"/>
                <w:highlight w:val="yellow"/>
              </w:rPr>
              <w:t>n=</w:t>
            </w:r>
            <w:r w:rsidR="00BB2011">
              <w:rPr>
                <w:rFonts w:ascii="Times New Roman" w:hAnsi="Times New Roman" w:cs="Times New Roman"/>
                <w:sz w:val="20"/>
                <w:szCs w:val="20"/>
                <w:highlight w:val="yellow"/>
              </w:rPr>
              <w:t>3</w:t>
            </w:r>
          </w:p>
        </w:tc>
      </w:tr>
      <w:tr w:rsidR="00BB2011" w:rsidRPr="00251269" w14:paraId="56BE1FE2" w14:textId="4C69A96E" w:rsidTr="00E05E8A">
        <w:tc>
          <w:tcPr>
            <w:tcW w:w="2337" w:type="dxa"/>
          </w:tcPr>
          <w:p w14:paraId="685F2771" w14:textId="77777777" w:rsidR="00BB2011" w:rsidRPr="00251269" w:rsidRDefault="00BB2011" w:rsidP="00BB2011">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Azimuthal Quantum number</w:t>
            </w:r>
          </w:p>
        </w:tc>
        <w:tc>
          <w:tcPr>
            <w:tcW w:w="777" w:type="dxa"/>
          </w:tcPr>
          <w:p w14:paraId="2578FA1C" w14:textId="77777777" w:rsidR="00BB2011" w:rsidRPr="00251269" w:rsidRDefault="00BB2011" w:rsidP="00BB2011">
            <w:pPr>
              <w:pStyle w:val="NoSpacing"/>
              <w:jc w:val="center"/>
              <w:rPr>
                <w:rFonts w:ascii="Times New Roman" w:hAnsi="Times New Roman" w:cs="Times New Roman"/>
                <w:i/>
                <w:iCs/>
                <w:sz w:val="20"/>
                <w:szCs w:val="20"/>
                <w:highlight w:val="yellow"/>
              </w:rPr>
            </w:pPr>
            <w:r w:rsidRPr="00251269">
              <w:rPr>
                <w:rFonts w:ascii="Times New Roman" w:hAnsi="Times New Roman" w:cs="Times New Roman"/>
                <w:i/>
                <w:iCs/>
                <w:sz w:val="20"/>
                <w:szCs w:val="20"/>
                <w:highlight w:val="yellow"/>
              </w:rPr>
              <w:t>l</w:t>
            </w:r>
          </w:p>
        </w:tc>
        <w:tc>
          <w:tcPr>
            <w:tcW w:w="3544" w:type="dxa"/>
          </w:tcPr>
          <w:p w14:paraId="33B43D7F" w14:textId="77777777" w:rsidR="00BB2011" w:rsidRDefault="00BB2011" w:rsidP="00BB2011">
            <w:pPr>
              <w:pStyle w:val="NoSpacing"/>
              <w:jc w:val="center"/>
              <w:rPr>
                <w:rFonts w:ascii="Times New Roman" w:hAnsi="Times New Roman" w:cs="Times New Roman"/>
                <w:sz w:val="20"/>
                <w:szCs w:val="20"/>
                <w:highlight w:val="yellow"/>
              </w:rPr>
            </w:pPr>
            <w:r>
              <w:rPr>
                <w:rFonts w:ascii="Times New Roman" w:hAnsi="Times New Roman" w:cs="Times New Roman"/>
                <w:sz w:val="20"/>
                <w:szCs w:val="20"/>
                <w:highlight w:val="yellow"/>
              </w:rPr>
              <w:t xml:space="preserve">According to shell number, the </w:t>
            </w:r>
            <w:r w:rsidRPr="0026454B">
              <w:rPr>
                <w:rFonts w:ascii="Times New Roman" w:hAnsi="Times New Roman" w:cs="Times New Roman"/>
                <w:i/>
                <w:iCs/>
                <w:sz w:val="20"/>
                <w:szCs w:val="20"/>
                <w:highlight w:val="yellow"/>
              </w:rPr>
              <w:t>l</w:t>
            </w:r>
            <w:r>
              <w:rPr>
                <w:rFonts w:ascii="Times New Roman" w:hAnsi="Times New Roman" w:cs="Times New Roman"/>
                <w:sz w:val="20"/>
                <w:szCs w:val="20"/>
                <w:highlight w:val="yellow"/>
              </w:rPr>
              <w:t xml:space="preserve"> value could be 0 to n−1, when n=3, n−1=3−1=2.</w:t>
            </w:r>
          </w:p>
          <w:p w14:paraId="24A8122C" w14:textId="77777777"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l values could be 0, 1, 2</w:t>
            </w:r>
          </w:p>
          <w:p w14:paraId="5ECDDE13" w14:textId="77777777"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 xml:space="preserve">where, l=0 represents </w:t>
            </w:r>
            <w:r w:rsidRPr="00A7795F">
              <w:rPr>
                <w:rFonts w:ascii="Times New Roman" w:hAnsi="Times New Roman" w:cs="Times New Roman"/>
                <w:b/>
                <w:bCs/>
                <w:i/>
                <w:iCs/>
                <w:sz w:val="20"/>
                <w:szCs w:val="20"/>
                <w:highlight w:val="yellow"/>
              </w:rPr>
              <w:t>s</w:t>
            </w:r>
            <w:r>
              <w:rPr>
                <w:rFonts w:ascii="Times New Roman" w:hAnsi="Times New Roman" w:cs="Times New Roman"/>
                <w:i/>
                <w:iCs/>
                <w:sz w:val="20"/>
                <w:szCs w:val="20"/>
                <w:highlight w:val="yellow"/>
              </w:rPr>
              <w:t xml:space="preserve"> orbital</w:t>
            </w:r>
          </w:p>
          <w:p w14:paraId="1ACD72AB" w14:textId="77777777"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 xml:space="preserve">l=1 represents </w:t>
            </w:r>
            <w:r w:rsidRPr="00A7795F">
              <w:rPr>
                <w:rFonts w:ascii="Times New Roman" w:hAnsi="Times New Roman" w:cs="Times New Roman"/>
                <w:b/>
                <w:bCs/>
                <w:i/>
                <w:iCs/>
                <w:sz w:val="20"/>
                <w:szCs w:val="20"/>
                <w:highlight w:val="yellow"/>
              </w:rPr>
              <w:t>p</w:t>
            </w:r>
            <w:r>
              <w:rPr>
                <w:rFonts w:ascii="Times New Roman" w:hAnsi="Times New Roman" w:cs="Times New Roman"/>
                <w:i/>
                <w:iCs/>
                <w:sz w:val="20"/>
                <w:szCs w:val="20"/>
                <w:highlight w:val="yellow"/>
              </w:rPr>
              <w:t xml:space="preserve"> orbital</w:t>
            </w:r>
          </w:p>
          <w:p w14:paraId="5C8515E3" w14:textId="56B4D5F3" w:rsidR="00BB2011" w:rsidRDefault="00BB2011" w:rsidP="00BB2011">
            <w:pPr>
              <w:pStyle w:val="NoSpacing"/>
              <w:jc w:val="center"/>
              <w:rPr>
                <w:rFonts w:ascii="Times New Roman" w:hAnsi="Times New Roman" w:cs="Times New Roman"/>
                <w:sz w:val="20"/>
                <w:szCs w:val="20"/>
                <w:highlight w:val="yellow"/>
              </w:rPr>
            </w:pPr>
            <w:r>
              <w:rPr>
                <w:rFonts w:ascii="Times New Roman" w:hAnsi="Times New Roman" w:cs="Times New Roman"/>
                <w:i/>
                <w:iCs/>
                <w:sz w:val="20"/>
                <w:szCs w:val="20"/>
                <w:highlight w:val="yellow"/>
              </w:rPr>
              <w:t xml:space="preserve">l=2 represents </w:t>
            </w:r>
            <w:r w:rsidRPr="00A7795F">
              <w:rPr>
                <w:rFonts w:ascii="Times New Roman" w:hAnsi="Times New Roman" w:cs="Times New Roman"/>
                <w:b/>
                <w:bCs/>
                <w:i/>
                <w:iCs/>
                <w:sz w:val="20"/>
                <w:szCs w:val="20"/>
                <w:highlight w:val="yellow"/>
              </w:rPr>
              <w:t>d</w:t>
            </w:r>
            <w:r>
              <w:rPr>
                <w:rFonts w:ascii="Times New Roman" w:hAnsi="Times New Roman" w:cs="Times New Roman"/>
                <w:i/>
                <w:iCs/>
                <w:sz w:val="20"/>
                <w:szCs w:val="20"/>
                <w:highlight w:val="yellow"/>
              </w:rPr>
              <w:t xml:space="preserve"> orbital </w:t>
            </w:r>
          </w:p>
        </w:tc>
        <w:tc>
          <w:tcPr>
            <w:tcW w:w="3685" w:type="dxa"/>
          </w:tcPr>
          <w:p w14:paraId="17A9A22A" w14:textId="31384F77" w:rsidR="00BB2011" w:rsidRPr="0026454B" w:rsidRDefault="00BB2011" w:rsidP="00BB2011">
            <w:pPr>
              <w:pStyle w:val="NoSpacing"/>
              <w:jc w:val="center"/>
              <w:rPr>
                <w:rFonts w:ascii="Times New Roman" w:hAnsi="Times New Roman" w:cs="Times New Roman"/>
                <w:sz w:val="20"/>
                <w:szCs w:val="20"/>
                <w:highlight w:val="yellow"/>
              </w:rPr>
            </w:pPr>
            <w:r>
              <w:rPr>
                <w:rFonts w:ascii="Times New Roman" w:hAnsi="Times New Roman" w:cs="Times New Roman"/>
                <w:sz w:val="20"/>
                <w:szCs w:val="20"/>
                <w:highlight w:val="yellow"/>
              </w:rPr>
              <w:t xml:space="preserve">Three </w:t>
            </w:r>
            <w:r w:rsidRPr="00A7795F">
              <w:rPr>
                <w:rFonts w:ascii="Times New Roman" w:hAnsi="Times New Roman" w:cs="Times New Roman"/>
                <w:i/>
                <w:iCs/>
                <w:sz w:val="20"/>
                <w:szCs w:val="20"/>
                <w:highlight w:val="yellow"/>
              </w:rPr>
              <w:t>l</w:t>
            </w:r>
            <w:r>
              <w:rPr>
                <w:rFonts w:ascii="Times New Roman" w:hAnsi="Times New Roman" w:cs="Times New Roman"/>
                <w:sz w:val="20"/>
                <w:szCs w:val="20"/>
                <w:highlight w:val="yellow"/>
              </w:rPr>
              <w:t xml:space="preserve"> values possible: 0, 1, 2</w:t>
            </w:r>
          </w:p>
        </w:tc>
      </w:tr>
      <w:tr w:rsidR="00BB2011" w14:paraId="59470809" w14:textId="66AAC1F6" w:rsidTr="00E05E8A">
        <w:tc>
          <w:tcPr>
            <w:tcW w:w="2337" w:type="dxa"/>
          </w:tcPr>
          <w:p w14:paraId="56D9FB77" w14:textId="77777777" w:rsidR="00BB2011" w:rsidRPr="00251269" w:rsidRDefault="00BB2011" w:rsidP="00BB2011">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Magnetic Quantum Number</w:t>
            </w:r>
          </w:p>
        </w:tc>
        <w:tc>
          <w:tcPr>
            <w:tcW w:w="777" w:type="dxa"/>
          </w:tcPr>
          <w:p w14:paraId="0390E052" w14:textId="77777777" w:rsidR="00BB2011" w:rsidRPr="00251269" w:rsidRDefault="00BB2011" w:rsidP="00BB2011">
            <w:pPr>
              <w:pStyle w:val="NoSpacing"/>
              <w:jc w:val="center"/>
              <w:rPr>
                <w:rFonts w:ascii="Times New Roman" w:hAnsi="Times New Roman" w:cs="Times New Roman"/>
                <w:i/>
                <w:iCs/>
                <w:sz w:val="20"/>
                <w:szCs w:val="20"/>
                <w:highlight w:val="yellow"/>
              </w:rPr>
            </w:pPr>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l</w:t>
            </w:r>
          </w:p>
        </w:tc>
        <w:tc>
          <w:tcPr>
            <w:tcW w:w="3544" w:type="dxa"/>
          </w:tcPr>
          <w:p w14:paraId="72809E38" w14:textId="77777777" w:rsidR="00BB2011" w:rsidRDefault="00BB2011" w:rsidP="00BB2011">
            <w:pPr>
              <w:pStyle w:val="NoSpacing"/>
              <w:jc w:val="center"/>
              <w:rPr>
                <w:rFonts w:ascii="Times New Roman" w:hAnsi="Times New Roman" w:cs="Times New Roman"/>
                <w:i/>
                <w:iCs/>
                <w:sz w:val="20"/>
                <w:szCs w:val="20"/>
                <w:highlight w:val="yellow"/>
              </w:rPr>
            </w:pPr>
          </w:p>
          <w:p w14:paraId="4B42CD78" w14:textId="77777777"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 xml:space="preserve">l=0; the number of same </w:t>
            </w:r>
            <w:proofErr w:type="gramStart"/>
            <w:r>
              <w:rPr>
                <w:rFonts w:ascii="Times New Roman" w:hAnsi="Times New Roman" w:cs="Times New Roman"/>
                <w:i/>
                <w:iCs/>
                <w:sz w:val="20"/>
                <w:szCs w:val="20"/>
                <w:highlight w:val="yellow"/>
              </w:rPr>
              <w:t>orbital</w:t>
            </w:r>
            <w:proofErr w:type="gramEnd"/>
            <w:r>
              <w:rPr>
                <w:rFonts w:ascii="Times New Roman" w:hAnsi="Times New Roman" w:cs="Times New Roman"/>
                <w:i/>
                <w:iCs/>
                <w:sz w:val="20"/>
                <w:szCs w:val="20"/>
                <w:highlight w:val="yellow"/>
              </w:rPr>
              <w:t xml:space="preserve"> is </w:t>
            </w:r>
            <w:r w:rsidRPr="006652BD">
              <w:rPr>
                <w:rFonts w:ascii="Times New Roman" w:hAnsi="Times New Roman" w:cs="Times New Roman"/>
                <w:b/>
                <w:bCs/>
                <w:i/>
                <w:iCs/>
                <w:sz w:val="20"/>
                <w:szCs w:val="20"/>
                <w:highlight w:val="yellow"/>
              </w:rPr>
              <w:t>2l+1=1</w:t>
            </w:r>
          </w:p>
          <w:p w14:paraId="5CD149A3" w14:textId="77777777"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For l=1</w:t>
            </w:r>
          </w:p>
          <w:p w14:paraId="6402D245" w14:textId="77777777" w:rsidR="00BB2011" w:rsidRPr="006652BD" w:rsidRDefault="00BB2011" w:rsidP="00BB2011">
            <w:pPr>
              <w:pStyle w:val="NoSpacing"/>
              <w:jc w:val="center"/>
              <w:rPr>
                <w:rFonts w:ascii="Times New Roman" w:hAnsi="Times New Roman" w:cs="Times New Roman"/>
                <w:b/>
                <w:bCs/>
                <w:i/>
                <w:iCs/>
                <w:sz w:val="20"/>
                <w:szCs w:val="20"/>
                <w:highlight w:val="yellow"/>
              </w:rPr>
            </w:pPr>
            <w:r>
              <w:rPr>
                <w:rFonts w:ascii="Times New Roman" w:hAnsi="Times New Roman" w:cs="Times New Roman"/>
                <w:i/>
                <w:iCs/>
                <w:sz w:val="20"/>
                <w:szCs w:val="20"/>
                <w:highlight w:val="yellow"/>
              </w:rPr>
              <w:t xml:space="preserve">the number of same orbitals </w:t>
            </w:r>
            <w:proofErr w:type="gramStart"/>
            <w:r>
              <w:rPr>
                <w:rFonts w:ascii="Times New Roman" w:hAnsi="Times New Roman" w:cs="Times New Roman"/>
                <w:i/>
                <w:iCs/>
                <w:sz w:val="20"/>
                <w:szCs w:val="20"/>
                <w:highlight w:val="yellow"/>
              </w:rPr>
              <w:t>are</w:t>
            </w:r>
            <w:proofErr w:type="gramEnd"/>
            <w:r>
              <w:rPr>
                <w:rFonts w:ascii="Times New Roman" w:hAnsi="Times New Roman" w:cs="Times New Roman"/>
                <w:i/>
                <w:iCs/>
                <w:sz w:val="20"/>
                <w:szCs w:val="20"/>
                <w:highlight w:val="yellow"/>
              </w:rPr>
              <w:t xml:space="preserve"> </w:t>
            </w:r>
            <w:r w:rsidRPr="006652BD">
              <w:rPr>
                <w:rFonts w:ascii="Times New Roman" w:hAnsi="Times New Roman" w:cs="Times New Roman"/>
                <w:b/>
                <w:bCs/>
                <w:i/>
                <w:iCs/>
                <w:sz w:val="20"/>
                <w:szCs w:val="20"/>
                <w:highlight w:val="yellow"/>
              </w:rPr>
              <w:t>2l+1=3</w:t>
            </w:r>
          </w:p>
          <w:p w14:paraId="5B499C06" w14:textId="77777777"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For l=2</w:t>
            </w:r>
          </w:p>
          <w:p w14:paraId="04AF0FDC" w14:textId="31F36ECB"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 xml:space="preserve">the number of same orbitals </w:t>
            </w:r>
            <w:proofErr w:type="gramStart"/>
            <w:r>
              <w:rPr>
                <w:rFonts w:ascii="Times New Roman" w:hAnsi="Times New Roman" w:cs="Times New Roman"/>
                <w:i/>
                <w:iCs/>
                <w:sz w:val="20"/>
                <w:szCs w:val="20"/>
                <w:highlight w:val="yellow"/>
              </w:rPr>
              <w:t>are</w:t>
            </w:r>
            <w:proofErr w:type="gramEnd"/>
            <w:r>
              <w:rPr>
                <w:rFonts w:ascii="Times New Roman" w:hAnsi="Times New Roman" w:cs="Times New Roman"/>
                <w:i/>
                <w:iCs/>
                <w:sz w:val="20"/>
                <w:szCs w:val="20"/>
                <w:highlight w:val="yellow"/>
              </w:rPr>
              <w:t xml:space="preserve"> </w:t>
            </w:r>
            <w:r w:rsidRPr="006652BD">
              <w:rPr>
                <w:rFonts w:ascii="Times New Roman" w:hAnsi="Times New Roman" w:cs="Times New Roman"/>
                <w:b/>
                <w:bCs/>
                <w:i/>
                <w:iCs/>
                <w:sz w:val="20"/>
                <w:szCs w:val="20"/>
                <w:highlight w:val="yellow"/>
              </w:rPr>
              <w:t>2l+1=5</w:t>
            </w:r>
          </w:p>
        </w:tc>
        <w:tc>
          <w:tcPr>
            <w:tcW w:w="3685" w:type="dxa"/>
          </w:tcPr>
          <w:p w14:paraId="48DEB918" w14:textId="272352FA"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The specific orientation of the</w:t>
            </w:r>
            <w:r>
              <w:rPr>
                <w:rFonts w:ascii="Times New Roman" w:hAnsi="Times New Roman" w:cs="Times New Roman"/>
                <w:i/>
                <w:iCs/>
                <w:sz w:val="20"/>
                <w:szCs w:val="20"/>
                <w:highlight w:val="yellow"/>
              </w:rPr>
              <w:t xml:space="preserve"> </w:t>
            </w:r>
            <w:r>
              <w:rPr>
                <w:rFonts w:ascii="Times New Roman" w:hAnsi="Times New Roman" w:cs="Times New Roman"/>
                <w:i/>
                <w:iCs/>
                <w:sz w:val="20"/>
                <w:szCs w:val="20"/>
                <w:highlight w:val="yellow"/>
              </w:rPr>
              <w:t>orbital</w:t>
            </w:r>
            <w:r>
              <w:rPr>
                <w:rFonts w:ascii="Times New Roman" w:hAnsi="Times New Roman" w:cs="Times New Roman"/>
                <w:i/>
                <w:iCs/>
                <w:sz w:val="20"/>
                <w:szCs w:val="20"/>
                <w:highlight w:val="yellow"/>
              </w:rPr>
              <w:t>s:</w:t>
            </w:r>
          </w:p>
          <w:p w14:paraId="4A0F0828" w14:textId="53E30FB7"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 xml:space="preserve"> For s orbital the value is: 0</w:t>
            </w:r>
          </w:p>
          <w:p w14:paraId="6A96961E" w14:textId="77777777"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For p orbital the values are: −1, 0. +1</w:t>
            </w:r>
          </w:p>
          <w:p w14:paraId="31E254F9" w14:textId="14BAC66A" w:rsidR="00BB2011" w:rsidRPr="006652BD" w:rsidRDefault="00BB2011" w:rsidP="00BB2011">
            <w:pPr>
              <w:pStyle w:val="NoSpacing"/>
              <w:jc w:val="center"/>
              <w:rPr>
                <w:rFonts w:ascii="Times New Roman" w:hAnsi="Times New Roman" w:cs="Times New Roman"/>
                <w:b/>
                <w:bCs/>
                <w:i/>
                <w:iCs/>
                <w:sz w:val="20"/>
                <w:szCs w:val="20"/>
              </w:rPr>
            </w:pPr>
            <w:proofErr w:type="spellStart"/>
            <w:proofErr w:type="gramStart"/>
            <w:r>
              <w:rPr>
                <w:rFonts w:ascii="Times New Roman" w:hAnsi="Times New Roman" w:cs="Times New Roman"/>
                <w:i/>
                <w:iCs/>
                <w:sz w:val="20"/>
                <w:szCs w:val="20"/>
                <w:highlight w:val="yellow"/>
              </w:rPr>
              <w:t>For d</w:t>
            </w:r>
            <w:proofErr w:type="spellEnd"/>
            <w:proofErr w:type="gramEnd"/>
            <w:r>
              <w:rPr>
                <w:rFonts w:ascii="Times New Roman" w:hAnsi="Times New Roman" w:cs="Times New Roman"/>
                <w:i/>
                <w:iCs/>
                <w:sz w:val="20"/>
                <w:szCs w:val="20"/>
                <w:highlight w:val="yellow"/>
              </w:rPr>
              <w:t xml:space="preserve"> orbital the values are: −2, −1, 0, +1, +2. </w:t>
            </w:r>
          </w:p>
          <w:p w14:paraId="70AA602F" w14:textId="069A7591" w:rsidR="00BB2011" w:rsidRPr="006652BD" w:rsidRDefault="00BB2011" w:rsidP="00BB2011">
            <w:pPr>
              <w:pStyle w:val="NoSpacing"/>
              <w:jc w:val="center"/>
              <w:rPr>
                <w:rFonts w:ascii="Times New Roman" w:hAnsi="Times New Roman" w:cs="Times New Roman"/>
                <w:b/>
                <w:bCs/>
                <w:i/>
                <w:iCs/>
                <w:sz w:val="20"/>
                <w:szCs w:val="20"/>
                <w:highlight w:val="yellow"/>
              </w:rPr>
            </w:pPr>
          </w:p>
        </w:tc>
      </w:tr>
      <w:tr w:rsidR="00BB2011" w14:paraId="24AA8BAE" w14:textId="0D96F07C" w:rsidTr="00E05E8A">
        <w:tc>
          <w:tcPr>
            <w:tcW w:w="2337" w:type="dxa"/>
          </w:tcPr>
          <w:p w14:paraId="150C1677" w14:textId="77777777" w:rsidR="00BB2011" w:rsidRPr="00251269" w:rsidRDefault="00BB2011" w:rsidP="00BB2011">
            <w:pPr>
              <w:pStyle w:val="NoSpacing"/>
              <w:jc w:val="center"/>
              <w:rPr>
                <w:rFonts w:ascii="Times New Roman" w:hAnsi="Times New Roman" w:cs="Times New Roman"/>
                <w:sz w:val="20"/>
                <w:szCs w:val="20"/>
                <w:highlight w:val="yellow"/>
              </w:rPr>
            </w:pPr>
            <w:r w:rsidRPr="00251269">
              <w:rPr>
                <w:rFonts w:ascii="Times New Roman" w:hAnsi="Times New Roman" w:cs="Times New Roman"/>
                <w:sz w:val="20"/>
                <w:szCs w:val="20"/>
                <w:highlight w:val="yellow"/>
              </w:rPr>
              <w:t>Spin Quantum Number</w:t>
            </w:r>
          </w:p>
        </w:tc>
        <w:tc>
          <w:tcPr>
            <w:tcW w:w="777" w:type="dxa"/>
          </w:tcPr>
          <w:p w14:paraId="0BC69ADE" w14:textId="77777777" w:rsidR="00BB2011" w:rsidRPr="00251269" w:rsidRDefault="00BB2011" w:rsidP="00BB2011">
            <w:pPr>
              <w:pStyle w:val="NoSpacing"/>
              <w:jc w:val="center"/>
              <w:rPr>
                <w:rFonts w:ascii="Times New Roman" w:hAnsi="Times New Roman" w:cs="Times New Roman"/>
                <w:i/>
                <w:iCs/>
                <w:sz w:val="20"/>
                <w:szCs w:val="20"/>
                <w:highlight w:val="yellow"/>
              </w:rPr>
            </w:pPr>
            <w:proofErr w:type="spellStart"/>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s</w:t>
            </w:r>
            <w:proofErr w:type="spellEnd"/>
          </w:p>
        </w:tc>
        <w:tc>
          <w:tcPr>
            <w:tcW w:w="3544" w:type="dxa"/>
          </w:tcPr>
          <w:p w14:paraId="5DAF4B54" w14:textId="62EE28B4"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 xml:space="preserve">The </w:t>
            </w:r>
            <w:r w:rsidRPr="00BB2011">
              <w:rPr>
                <w:rFonts w:ascii="Times New Roman" w:hAnsi="Times New Roman" w:cs="Times New Roman"/>
                <w:i/>
                <w:iCs/>
                <w:sz w:val="20"/>
                <w:szCs w:val="20"/>
                <w:highlight w:val="yellow"/>
              </w:rPr>
              <w:t xml:space="preserve">spin quantum number </w:t>
            </w:r>
            <w:r>
              <w:rPr>
                <w:rFonts w:ascii="Times New Roman" w:hAnsi="Times New Roman" w:cs="Times New Roman"/>
                <w:i/>
                <w:iCs/>
                <w:sz w:val="20"/>
                <w:szCs w:val="20"/>
                <w:highlight w:val="yellow"/>
              </w:rPr>
              <w:t>for a</w:t>
            </w:r>
            <w:r w:rsidRPr="00BB2011">
              <w:rPr>
                <w:rFonts w:ascii="Times New Roman" w:hAnsi="Times New Roman" w:cs="Times New Roman"/>
                <w:i/>
                <w:iCs/>
                <w:sz w:val="20"/>
                <w:szCs w:val="20"/>
                <w:highlight w:val="yellow"/>
              </w:rPr>
              <w:t xml:space="preserve">ny electron, regardless of </w:t>
            </w:r>
            <w:r>
              <w:rPr>
                <w:rFonts w:ascii="Times New Roman" w:hAnsi="Times New Roman" w:cs="Times New Roman"/>
                <w:i/>
                <w:iCs/>
                <w:sz w:val="20"/>
                <w:szCs w:val="20"/>
                <w:highlight w:val="yellow"/>
              </w:rPr>
              <w:t>its location in</w:t>
            </w:r>
            <w:r w:rsidRPr="00BB2011">
              <w:rPr>
                <w:rFonts w:ascii="Times New Roman" w:hAnsi="Times New Roman" w:cs="Times New Roman"/>
                <w:i/>
                <w:iCs/>
                <w:sz w:val="20"/>
                <w:szCs w:val="20"/>
                <w:highlight w:val="yellow"/>
              </w:rPr>
              <w:t xml:space="preserve"> the atomic orbital, has only two values</w:t>
            </w:r>
            <w:r>
              <w:rPr>
                <w:rFonts w:ascii="Times New Roman" w:hAnsi="Times New Roman" w:cs="Times New Roman"/>
                <w:i/>
                <w:iCs/>
                <w:sz w:val="20"/>
                <w:szCs w:val="20"/>
                <w:highlight w:val="yellow"/>
              </w:rPr>
              <w:t xml:space="preserve">: </w:t>
            </w:r>
            <w:r w:rsidRPr="00251269">
              <w:rPr>
                <w:rFonts w:ascii="Times New Roman" w:hAnsi="Times New Roman" w:cs="Times New Roman"/>
                <w:sz w:val="20"/>
                <w:szCs w:val="20"/>
                <w:highlight w:val="yellow"/>
              </w:rPr>
              <w:t>+</w:t>
            </w:r>
            <m:oMath>
              <m:f>
                <m:fPr>
                  <m:ctrlPr>
                    <w:rPr>
                      <w:rFonts w:ascii="Cambria Math" w:hAnsi="Cambria Math" w:cs="Times New Roman"/>
                      <w:i/>
                      <w:sz w:val="20"/>
                      <w:szCs w:val="20"/>
                      <w:highlight w:val="yellow"/>
                    </w:rPr>
                  </m:ctrlPr>
                </m:fPr>
                <m:num>
                  <m:r>
                    <w:rPr>
                      <w:rFonts w:ascii="Cambria Math" w:hAnsi="Cambria Math" w:cs="Times New Roman"/>
                      <w:sz w:val="20"/>
                      <w:szCs w:val="20"/>
                      <w:highlight w:val="yellow"/>
                    </w:rPr>
                    <m:t>1</m:t>
                  </m:r>
                </m:num>
                <m:den>
                  <m:r>
                    <w:rPr>
                      <w:rFonts w:ascii="Cambria Math" w:hAnsi="Cambria Math" w:cs="Times New Roman"/>
                      <w:sz w:val="20"/>
                      <w:szCs w:val="20"/>
                      <w:highlight w:val="yellow"/>
                    </w:rPr>
                    <m:t>2</m:t>
                  </m:r>
                </m:den>
              </m:f>
            </m:oMath>
            <w:r w:rsidRPr="00251269">
              <w:rPr>
                <w:rFonts w:ascii="Times New Roman" w:eastAsiaTheme="minorEastAsia" w:hAnsi="Times New Roman" w:cs="Times New Roman"/>
                <w:sz w:val="20"/>
                <w:szCs w:val="20"/>
                <w:highlight w:val="yellow"/>
              </w:rPr>
              <w:t xml:space="preserve">  </w:t>
            </w:r>
            <w:r>
              <w:rPr>
                <w:rFonts w:ascii="Times New Roman" w:eastAsiaTheme="minorEastAsia" w:hAnsi="Times New Roman" w:cs="Times New Roman"/>
                <w:sz w:val="20"/>
                <w:szCs w:val="20"/>
                <w:highlight w:val="yellow"/>
              </w:rPr>
              <w:t>and</w:t>
            </w:r>
            <w:r w:rsidRPr="00251269">
              <w:rPr>
                <w:rFonts w:asciiTheme="minorEastAsia" w:eastAsiaTheme="minorEastAsia" w:hAnsiTheme="minorEastAsia" w:cstheme="minorEastAsia" w:hint="eastAsia"/>
                <w:sz w:val="20"/>
                <w:szCs w:val="20"/>
                <w:highlight w:val="yellow"/>
              </w:rPr>
              <w:t>−</w:t>
            </w:r>
            <m:oMath>
              <m:f>
                <m:fPr>
                  <m:ctrlPr>
                    <w:rPr>
                      <w:rFonts w:ascii="Cambria Math" w:hAnsi="Cambria Math" w:cs="Times New Roman"/>
                      <w:i/>
                      <w:sz w:val="20"/>
                      <w:szCs w:val="20"/>
                      <w:highlight w:val="yellow"/>
                    </w:rPr>
                  </m:ctrlPr>
                </m:fPr>
                <m:num>
                  <m:r>
                    <w:rPr>
                      <w:rFonts w:ascii="Cambria Math" w:hAnsi="Cambria Math" w:cs="Times New Roman"/>
                      <w:sz w:val="20"/>
                      <w:szCs w:val="20"/>
                      <w:highlight w:val="yellow"/>
                    </w:rPr>
                    <m:t>1</m:t>
                  </m:r>
                </m:num>
                <m:den>
                  <m:r>
                    <w:rPr>
                      <w:rFonts w:ascii="Cambria Math" w:hAnsi="Cambria Math" w:cs="Times New Roman"/>
                      <w:sz w:val="20"/>
                      <w:szCs w:val="20"/>
                      <w:highlight w:val="yellow"/>
                    </w:rPr>
                    <m:t>2</m:t>
                  </m:r>
                </m:den>
              </m:f>
            </m:oMath>
            <w:r w:rsidRPr="00251269">
              <w:rPr>
                <w:rFonts w:ascii="Times New Roman" w:eastAsiaTheme="minorEastAsia" w:hAnsi="Times New Roman" w:cs="Times New Roman"/>
                <w:sz w:val="20"/>
                <w:szCs w:val="20"/>
                <w:highlight w:val="yellow"/>
              </w:rPr>
              <w:t xml:space="preserve">  </w:t>
            </w:r>
            <w:r w:rsidRPr="00BB2011">
              <w:rPr>
                <w:rFonts w:ascii="Times New Roman" w:hAnsi="Times New Roman" w:cs="Times New Roman"/>
                <w:i/>
                <w:iCs/>
                <w:sz w:val="20"/>
                <w:szCs w:val="20"/>
                <w:highlight w:val="yellow"/>
              </w:rPr>
              <w:t>. The energies of electrons having</w:t>
            </w:r>
            <w:r w:rsidRPr="00251269">
              <w:rPr>
                <w:rFonts w:ascii="Times New Roman" w:hAnsi="Times New Roman" w:cs="Times New Roman"/>
                <w:i/>
                <w:iCs/>
                <w:sz w:val="20"/>
                <w:szCs w:val="20"/>
                <w:highlight w:val="yellow"/>
              </w:rPr>
              <w:t xml:space="preserve"> </w:t>
            </w:r>
            <w:proofErr w:type="spellStart"/>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s</w:t>
            </w:r>
            <w:proofErr w:type="spellEnd"/>
            <w:r>
              <w:rPr>
                <w:rFonts w:ascii="Times New Roman" w:hAnsi="Times New Roman" w:cs="Times New Roman"/>
                <w:i/>
                <w:iCs/>
                <w:sz w:val="20"/>
                <w:szCs w:val="20"/>
                <w:highlight w:val="yellow"/>
                <w:vertAlign w:val="subscript"/>
              </w:rPr>
              <w:t>=</w:t>
            </w:r>
            <w:r w:rsidRPr="00BB2011">
              <w:rPr>
                <w:rFonts w:ascii="Times New Roman" w:hAnsi="Times New Roman" w:cs="Times New Roman"/>
                <w:i/>
                <w:iCs/>
                <w:sz w:val="20"/>
                <w:szCs w:val="20"/>
                <w:highlight w:val="yellow"/>
              </w:rPr>
              <w:t xml:space="preserve"> </w:t>
            </w:r>
            <w:r w:rsidRPr="00251269">
              <w:rPr>
                <w:rFonts w:ascii="Times New Roman" w:hAnsi="Times New Roman" w:cs="Times New Roman"/>
                <w:sz w:val="20"/>
                <w:szCs w:val="20"/>
                <w:highlight w:val="yellow"/>
              </w:rPr>
              <w:t>+</w:t>
            </w:r>
            <m:oMath>
              <m:f>
                <m:fPr>
                  <m:ctrlPr>
                    <w:rPr>
                      <w:rFonts w:ascii="Cambria Math" w:hAnsi="Cambria Math" w:cs="Times New Roman"/>
                      <w:i/>
                      <w:sz w:val="20"/>
                      <w:szCs w:val="20"/>
                      <w:highlight w:val="yellow"/>
                    </w:rPr>
                  </m:ctrlPr>
                </m:fPr>
                <m:num>
                  <m:r>
                    <w:rPr>
                      <w:rFonts w:ascii="Cambria Math" w:hAnsi="Cambria Math" w:cs="Times New Roman"/>
                      <w:sz w:val="20"/>
                      <w:szCs w:val="20"/>
                      <w:highlight w:val="yellow"/>
                    </w:rPr>
                    <m:t>1</m:t>
                  </m:r>
                </m:num>
                <m:den>
                  <m:r>
                    <w:rPr>
                      <w:rFonts w:ascii="Cambria Math" w:hAnsi="Cambria Math" w:cs="Times New Roman"/>
                      <w:sz w:val="20"/>
                      <w:szCs w:val="20"/>
                      <w:highlight w:val="yellow"/>
                    </w:rPr>
                    <m:t>2</m:t>
                  </m:r>
                </m:den>
              </m:f>
            </m:oMath>
            <w:r w:rsidRPr="00251269">
              <w:rPr>
                <w:rFonts w:ascii="Times New Roman" w:eastAsiaTheme="minorEastAsia" w:hAnsi="Times New Roman" w:cs="Times New Roman"/>
                <w:sz w:val="20"/>
                <w:szCs w:val="20"/>
                <w:highlight w:val="yellow"/>
              </w:rPr>
              <w:t xml:space="preserve">  </w:t>
            </w:r>
            <w:r w:rsidRPr="00BB2011">
              <w:rPr>
                <w:rFonts w:ascii="Times New Roman" w:hAnsi="Times New Roman" w:cs="Times New Roman"/>
                <w:i/>
                <w:iCs/>
                <w:sz w:val="20"/>
                <w:szCs w:val="20"/>
                <w:highlight w:val="yellow"/>
              </w:rPr>
              <w:t xml:space="preserve">and </w:t>
            </w:r>
            <w:proofErr w:type="spellStart"/>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s</w:t>
            </w:r>
            <w:proofErr w:type="spellEnd"/>
            <w:r w:rsidRPr="00251269">
              <w:rPr>
                <w:rFonts w:asciiTheme="minorEastAsia" w:eastAsiaTheme="minorEastAsia" w:hAnsiTheme="minorEastAsia" w:cstheme="minorEastAsia" w:hint="eastAsia"/>
                <w:sz w:val="20"/>
                <w:szCs w:val="20"/>
                <w:highlight w:val="yellow"/>
              </w:rPr>
              <w:t xml:space="preserve"> </w:t>
            </w:r>
            <w:r>
              <w:rPr>
                <w:rFonts w:asciiTheme="minorEastAsia" w:eastAsiaTheme="minorEastAsia" w:hAnsiTheme="minorEastAsia" w:cstheme="minorEastAsia"/>
                <w:sz w:val="20"/>
                <w:szCs w:val="20"/>
                <w:highlight w:val="yellow"/>
              </w:rPr>
              <w:t>=</w:t>
            </w:r>
            <w:r w:rsidRPr="00251269">
              <w:rPr>
                <w:rFonts w:asciiTheme="minorEastAsia" w:eastAsiaTheme="minorEastAsia" w:hAnsiTheme="minorEastAsia" w:cstheme="minorEastAsia" w:hint="eastAsia"/>
                <w:sz w:val="20"/>
                <w:szCs w:val="20"/>
                <w:highlight w:val="yellow"/>
              </w:rPr>
              <w:t>−</w:t>
            </w:r>
            <m:oMath>
              <m:f>
                <m:fPr>
                  <m:ctrlPr>
                    <w:rPr>
                      <w:rFonts w:ascii="Cambria Math" w:hAnsi="Cambria Math" w:cs="Times New Roman"/>
                      <w:i/>
                      <w:sz w:val="20"/>
                      <w:szCs w:val="20"/>
                      <w:highlight w:val="yellow"/>
                    </w:rPr>
                  </m:ctrlPr>
                </m:fPr>
                <m:num>
                  <m:r>
                    <w:rPr>
                      <w:rFonts w:ascii="Cambria Math" w:hAnsi="Cambria Math" w:cs="Times New Roman"/>
                      <w:sz w:val="20"/>
                      <w:szCs w:val="20"/>
                      <w:highlight w:val="yellow"/>
                    </w:rPr>
                    <m:t>1</m:t>
                  </m:r>
                </m:num>
                <m:den>
                  <m:r>
                    <w:rPr>
                      <w:rFonts w:ascii="Cambria Math" w:hAnsi="Cambria Math" w:cs="Times New Roman"/>
                      <w:sz w:val="20"/>
                      <w:szCs w:val="20"/>
                      <w:highlight w:val="yellow"/>
                    </w:rPr>
                    <m:t>2</m:t>
                  </m:r>
                </m:den>
              </m:f>
            </m:oMath>
            <w:r w:rsidRPr="00251269">
              <w:rPr>
                <w:rFonts w:ascii="Times New Roman" w:eastAsiaTheme="minorEastAsia" w:hAnsi="Times New Roman" w:cs="Times New Roman"/>
                <w:sz w:val="20"/>
                <w:szCs w:val="20"/>
                <w:highlight w:val="yellow"/>
              </w:rPr>
              <w:t xml:space="preserve">  </w:t>
            </w:r>
            <w:r w:rsidRPr="00BB2011">
              <w:rPr>
                <w:rFonts w:ascii="Times New Roman" w:hAnsi="Times New Roman" w:cs="Times New Roman"/>
                <w:i/>
                <w:iCs/>
                <w:sz w:val="20"/>
                <w:szCs w:val="20"/>
                <w:highlight w:val="yellow"/>
              </w:rPr>
              <w:t>are different if an external magnetic field is applied.</w:t>
            </w:r>
          </w:p>
        </w:tc>
        <w:tc>
          <w:tcPr>
            <w:tcW w:w="3685" w:type="dxa"/>
          </w:tcPr>
          <w:p w14:paraId="70611782" w14:textId="6F846338"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 xml:space="preserve">For s orbital the </w:t>
            </w:r>
            <w:r>
              <w:rPr>
                <w:rFonts w:ascii="Times New Roman" w:hAnsi="Times New Roman" w:cs="Times New Roman"/>
                <w:i/>
                <w:iCs/>
                <w:sz w:val="20"/>
                <w:szCs w:val="20"/>
                <w:highlight w:val="yellow"/>
              </w:rPr>
              <w:t>number</w:t>
            </w:r>
            <w:r>
              <w:rPr>
                <w:rFonts w:ascii="Times New Roman" w:hAnsi="Times New Roman" w:cs="Times New Roman"/>
                <w:i/>
                <w:iCs/>
                <w:sz w:val="20"/>
                <w:szCs w:val="20"/>
                <w:highlight w:val="yellow"/>
              </w:rPr>
              <w:t xml:space="preserve"> </w:t>
            </w:r>
            <w:r>
              <w:rPr>
                <w:rFonts w:ascii="Times New Roman" w:hAnsi="Times New Roman" w:cs="Times New Roman"/>
                <w:i/>
                <w:iCs/>
                <w:sz w:val="20"/>
                <w:szCs w:val="20"/>
                <w:highlight w:val="yellow"/>
              </w:rPr>
              <w:t xml:space="preserve">of </w:t>
            </w:r>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l</w:t>
            </w:r>
            <w:r>
              <w:rPr>
                <w:rFonts w:ascii="Times New Roman" w:hAnsi="Times New Roman" w:cs="Times New Roman"/>
                <w:i/>
                <w:iCs/>
                <w:sz w:val="20"/>
                <w:szCs w:val="20"/>
                <w:highlight w:val="yellow"/>
              </w:rPr>
              <w:t xml:space="preserve"> </w:t>
            </w:r>
            <w:r>
              <w:rPr>
                <w:rFonts w:ascii="Times New Roman" w:hAnsi="Times New Roman" w:cs="Times New Roman"/>
                <w:i/>
                <w:iCs/>
                <w:sz w:val="20"/>
                <w:szCs w:val="20"/>
                <w:highlight w:val="yellow"/>
              </w:rPr>
              <w:t>is</w:t>
            </w:r>
            <w:r>
              <w:rPr>
                <w:rFonts w:ascii="Times New Roman" w:hAnsi="Times New Roman" w:cs="Times New Roman"/>
                <w:i/>
                <w:iCs/>
                <w:sz w:val="20"/>
                <w:szCs w:val="20"/>
                <w:highlight w:val="yellow"/>
              </w:rPr>
              <w:t xml:space="preserve"> 1 so </w:t>
            </w:r>
            <w:proofErr w:type="spellStart"/>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s</w:t>
            </w:r>
            <w:proofErr w:type="spellEnd"/>
            <w:r>
              <w:rPr>
                <w:rFonts w:ascii="Times New Roman" w:hAnsi="Times New Roman" w:cs="Times New Roman"/>
                <w:i/>
                <w:iCs/>
                <w:sz w:val="20"/>
                <w:szCs w:val="20"/>
                <w:highlight w:val="yellow"/>
                <w:vertAlign w:val="subscript"/>
              </w:rPr>
              <w:t xml:space="preserve"> </w:t>
            </w:r>
            <w:r w:rsidRPr="00BB2011">
              <w:rPr>
                <w:rFonts w:ascii="Times New Roman" w:hAnsi="Times New Roman" w:cs="Times New Roman"/>
                <w:i/>
                <w:iCs/>
                <w:sz w:val="20"/>
                <w:szCs w:val="20"/>
                <w:highlight w:val="yellow"/>
              </w:rPr>
              <w:t>values</w:t>
            </w:r>
            <w:r>
              <w:rPr>
                <w:rFonts w:ascii="Times New Roman" w:hAnsi="Times New Roman" w:cs="Times New Roman"/>
                <w:i/>
                <w:iCs/>
                <w:sz w:val="20"/>
                <w:szCs w:val="20"/>
                <w:highlight w:val="yellow"/>
                <w:vertAlign w:val="subscript"/>
              </w:rPr>
              <w:t xml:space="preserve"> </w:t>
            </w:r>
            <w:r>
              <w:rPr>
                <w:rFonts w:ascii="Times New Roman" w:hAnsi="Times New Roman" w:cs="Times New Roman"/>
                <w:i/>
                <w:iCs/>
                <w:sz w:val="20"/>
                <w:szCs w:val="20"/>
                <w:highlight w:val="yellow"/>
              </w:rPr>
              <w:t>are 2.</w:t>
            </w:r>
          </w:p>
          <w:p w14:paraId="57CFBBC1" w14:textId="0BEE567B" w:rsidR="00BB2011" w:rsidRDefault="00BB2011"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 xml:space="preserve">For p orbital the </w:t>
            </w:r>
            <w:r>
              <w:rPr>
                <w:rFonts w:ascii="Times New Roman" w:hAnsi="Times New Roman" w:cs="Times New Roman"/>
                <w:i/>
                <w:iCs/>
                <w:sz w:val="20"/>
                <w:szCs w:val="20"/>
                <w:highlight w:val="yellow"/>
              </w:rPr>
              <w:t>number</w:t>
            </w:r>
            <w:r>
              <w:rPr>
                <w:rFonts w:ascii="Times New Roman" w:hAnsi="Times New Roman" w:cs="Times New Roman"/>
                <w:i/>
                <w:iCs/>
                <w:sz w:val="20"/>
                <w:szCs w:val="20"/>
                <w:highlight w:val="yellow"/>
              </w:rPr>
              <w:t xml:space="preserve"> of </w:t>
            </w:r>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l</w:t>
            </w:r>
            <w:r>
              <w:rPr>
                <w:rFonts w:ascii="Times New Roman" w:hAnsi="Times New Roman" w:cs="Times New Roman"/>
                <w:i/>
                <w:iCs/>
                <w:sz w:val="20"/>
                <w:szCs w:val="20"/>
                <w:highlight w:val="yellow"/>
              </w:rPr>
              <w:t xml:space="preserve"> are:</w:t>
            </w:r>
            <w:r>
              <w:rPr>
                <w:rFonts w:ascii="Times New Roman" w:hAnsi="Times New Roman" w:cs="Times New Roman"/>
                <w:i/>
                <w:iCs/>
                <w:sz w:val="20"/>
                <w:szCs w:val="20"/>
                <w:highlight w:val="yellow"/>
              </w:rPr>
              <w:t xml:space="preserve"> 3</w:t>
            </w:r>
            <w:r>
              <w:rPr>
                <w:rFonts w:ascii="Times New Roman" w:hAnsi="Times New Roman" w:cs="Times New Roman"/>
                <w:i/>
                <w:iCs/>
                <w:sz w:val="20"/>
                <w:szCs w:val="20"/>
                <w:highlight w:val="yellow"/>
              </w:rPr>
              <w:t xml:space="preserve"> so </w:t>
            </w:r>
            <w:proofErr w:type="spellStart"/>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s</w:t>
            </w:r>
            <w:proofErr w:type="spellEnd"/>
            <w:r>
              <w:rPr>
                <w:rFonts w:ascii="Times New Roman" w:hAnsi="Times New Roman" w:cs="Times New Roman"/>
                <w:i/>
                <w:iCs/>
                <w:sz w:val="20"/>
                <w:szCs w:val="20"/>
                <w:highlight w:val="yellow"/>
                <w:vertAlign w:val="subscript"/>
              </w:rPr>
              <w:t xml:space="preserve"> </w:t>
            </w:r>
            <w:r>
              <w:rPr>
                <w:rFonts w:ascii="Times New Roman" w:hAnsi="Times New Roman" w:cs="Times New Roman"/>
                <w:i/>
                <w:iCs/>
                <w:sz w:val="20"/>
                <w:szCs w:val="20"/>
                <w:highlight w:val="yellow"/>
              </w:rPr>
              <w:t>are</w:t>
            </w:r>
            <w:r>
              <w:rPr>
                <w:rFonts w:ascii="Times New Roman" w:hAnsi="Times New Roman" w:cs="Times New Roman"/>
                <w:i/>
                <w:iCs/>
                <w:sz w:val="20"/>
                <w:szCs w:val="20"/>
                <w:highlight w:val="yellow"/>
              </w:rPr>
              <w:t xml:space="preserve"> </w:t>
            </w:r>
            <w:r>
              <w:rPr>
                <w:rFonts w:ascii="Times New Roman" w:eastAsiaTheme="minorEastAsia" w:hAnsi="Times New Roman" w:cs="Times New Roman"/>
                <w:sz w:val="20"/>
                <w:szCs w:val="20"/>
                <w:highlight w:val="yellow"/>
              </w:rPr>
              <w:t xml:space="preserve">for each </w:t>
            </w:r>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l</w:t>
            </w:r>
            <w:r>
              <w:rPr>
                <w:rFonts w:ascii="Times New Roman" w:hAnsi="Times New Roman" w:cs="Times New Roman"/>
                <w:i/>
                <w:iCs/>
                <w:sz w:val="20"/>
                <w:szCs w:val="20"/>
                <w:highlight w:val="yellow"/>
                <w:vertAlign w:val="subscript"/>
              </w:rPr>
              <w:t xml:space="preserve"> </w:t>
            </w:r>
            <w:r>
              <w:rPr>
                <w:rFonts w:ascii="Times New Roman" w:hAnsi="Times New Roman" w:cs="Times New Roman"/>
                <w:i/>
                <w:iCs/>
                <w:sz w:val="20"/>
                <w:szCs w:val="20"/>
                <w:highlight w:val="yellow"/>
              </w:rPr>
              <w:t xml:space="preserve">values </w:t>
            </w:r>
            <w:r w:rsidR="005A01BF">
              <w:rPr>
                <w:rFonts w:ascii="Times New Roman" w:hAnsi="Times New Roman" w:cs="Times New Roman"/>
                <w:i/>
                <w:iCs/>
                <w:sz w:val="20"/>
                <w:szCs w:val="20"/>
                <w:highlight w:val="yellow"/>
              </w:rPr>
              <w:t xml:space="preserve">are </w:t>
            </w:r>
            <w:r>
              <w:rPr>
                <w:rFonts w:ascii="Times New Roman" w:hAnsi="Times New Roman" w:cs="Times New Roman"/>
                <w:i/>
                <w:iCs/>
                <w:sz w:val="20"/>
                <w:szCs w:val="20"/>
                <w:highlight w:val="yellow"/>
              </w:rPr>
              <w:t>2, so total 6</w:t>
            </w:r>
            <w:r w:rsidRPr="00251269">
              <w:rPr>
                <w:rFonts w:ascii="Times New Roman" w:eastAsiaTheme="minorEastAsia" w:hAnsi="Times New Roman" w:cs="Times New Roman"/>
                <w:sz w:val="20"/>
                <w:szCs w:val="20"/>
                <w:highlight w:val="yellow"/>
              </w:rPr>
              <w:t xml:space="preserve"> </w:t>
            </w:r>
            <w:r>
              <w:rPr>
                <w:rFonts w:ascii="Times New Roman" w:hAnsi="Times New Roman" w:cs="Times New Roman"/>
                <w:i/>
                <w:iCs/>
                <w:sz w:val="20"/>
                <w:szCs w:val="20"/>
                <w:highlight w:val="yellow"/>
              </w:rPr>
              <w:t xml:space="preserve"> </w:t>
            </w:r>
          </w:p>
          <w:p w14:paraId="5762B9BF" w14:textId="7778197D" w:rsidR="00BB2011" w:rsidRPr="006652BD" w:rsidRDefault="00BB2011" w:rsidP="00BB2011">
            <w:pPr>
              <w:pStyle w:val="NoSpacing"/>
              <w:jc w:val="center"/>
              <w:rPr>
                <w:rFonts w:ascii="Times New Roman" w:hAnsi="Times New Roman" w:cs="Times New Roman"/>
                <w:b/>
                <w:bCs/>
                <w:i/>
                <w:iCs/>
                <w:sz w:val="20"/>
                <w:szCs w:val="20"/>
              </w:rPr>
            </w:pPr>
            <w:proofErr w:type="spellStart"/>
            <w:r>
              <w:rPr>
                <w:rFonts w:ascii="Times New Roman" w:hAnsi="Times New Roman" w:cs="Times New Roman"/>
                <w:i/>
                <w:iCs/>
                <w:sz w:val="20"/>
                <w:szCs w:val="20"/>
                <w:highlight w:val="yellow"/>
              </w:rPr>
              <w:t>For d</w:t>
            </w:r>
            <w:proofErr w:type="spellEnd"/>
            <w:r>
              <w:rPr>
                <w:rFonts w:ascii="Times New Roman" w:hAnsi="Times New Roman" w:cs="Times New Roman"/>
                <w:i/>
                <w:iCs/>
                <w:sz w:val="20"/>
                <w:szCs w:val="20"/>
                <w:highlight w:val="yellow"/>
              </w:rPr>
              <w:t xml:space="preserve"> orbital </w:t>
            </w:r>
            <w:r w:rsidR="005A01BF">
              <w:rPr>
                <w:rFonts w:ascii="Times New Roman" w:hAnsi="Times New Roman" w:cs="Times New Roman"/>
                <w:i/>
                <w:iCs/>
                <w:sz w:val="20"/>
                <w:szCs w:val="20"/>
                <w:highlight w:val="yellow"/>
              </w:rPr>
              <w:t>the number</w:t>
            </w:r>
            <w:r>
              <w:rPr>
                <w:rFonts w:ascii="Times New Roman" w:hAnsi="Times New Roman" w:cs="Times New Roman"/>
                <w:i/>
                <w:iCs/>
                <w:sz w:val="20"/>
                <w:szCs w:val="20"/>
                <w:highlight w:val="yellow"/>
              </w:rPr>
              <w:t xml:space="preserve"> of </w:t>
            </w:r>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l</w:t>
            </w:r>
            <w:r>
              <w:rPr>
                <w:rFonts w:ascii="Times New Roman" w:hAnsi="Times New Roman" w:cs="Times New Roman"/>
                <w:i/>
                <w:iCs/>
                <w:sz w:val="20"/>
                <w:szCs w:val="20"/>
                <w:highlight w:val="yellow"/>
              </w:rPr>
              <w:t xml:space="preserve"> are: </w:t>
            </w:r>
            <w:r>
              <w:rPr>
                <w:rFonts w:ascii="Times New Roman" w:hAnsi="Times New Roman" w:cs="Times New Roman"/>
                <w:i/>
                <w:iCs/>
                <w:sz w:val="20"/>
                <w:szCs w:val="20"/>
                <w:highlight w:val="yellow"/>
              </w:rPr>
              <w:t>5</w:t>
            </w:r>
            <w:r>
              <w:rPr>
                <w:rFonts w:ascii="Times New Roman" w:hAnsi="Times New Roman" w:cs="Times New Roman"/>
                <w:i/>
                <w:iCs/>
                <w:sz w:val="20"/>
                <w:szCs w:val="20"/>
                <w:highlight w:val="yellow"/>
              </w:rPr>
              <w:t xml:space="preserve"> so </w:t>
            </w:r>
            <w:proofErr w:type="spellStart"/>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s</w:t>
            </w:r>
            <w:proofErr w:type="spellEnd"/>
            <w:r>
              <w:rPr>
                <w:rFonts w:ascii="Times New Roman" w:hAnsi="Times New Roman" w:cs="Times New Roman"/>
                <w:i/>
                <w:iCs/>
                <w:sz w:val="20"/>
                <w:szCs w:val="20"/>
                <w:highlight w:val="yellow"/>
                <w:vertAlign w:val="subscript"/>
              </w:rPr>
              <w:t xml:space="preserve"> </w:t>
            </w:r>
            <w:r>
              <w:rPr>
                <w:rFonts w:ascii="Times New Roman" w:hAnsi="Times New Roman" w:cs="Times New Roman"/>
                <w:i/>
                <w:iCs/>
                <w:sz w:val="20"/>
                <w:szCs w:val="20"/>
                <w:highlight w:val="yellow"/>
              </w:rPr>
              <w:t xml:space="preserve">are </w:t>
            </w:r>
            <w:r>
              <w:rPr>
                <w:rFonts w:ascii="Times New Roman" w:eastAsiaTheme="minorEastAsia" w:hAnsi="Times New Roman" w:cs="Times New Roman"/>
                <w:sz w:val="20"/>
                <w:szCs w:val="20"/>
                <w:highlight w:val="yellow"/>
              </w:rPr>
              <w:t xml:space="preserve">for each </w:t>
            </w:r>
            <w:r w:rsidRPr="00251269">
              <w:rPr>
                <w:rFonts w:ascii="Times New Roman" w:hAnsi="Times New Roman" w:cs="Times New Roman"/>
                <w:i/>
                <w:iCs/>
                <w:sz w:val="20"/>
                <w:szCs w:val="20"/>
                <w:highlight w:val="yellow"/>
              </w:rPr>
              <w:t>m</w:t>
            </w:r>
            <w:r w:rsidRPr="00251269">
              <w:rPr>
                <w:rFonts w:ascii="Times New Roman" w:hAnsi="Times New Roman" w:cs="Times New Roman"/>
                <w:i/>
                <w:iCs/>
                <w:sz w:val="20"/>
                <w:szCs w:val="20"/>
                <w:highlight w:val="yellow"/>
                <w:vertAlign w:val="subscript"/>
              </w:rPr>
              <w:t>l</w:t>
            </w:r>
            <w:r>
              <w:rPr>
                <w:rFonts w:ascii="Times New Roman" w:hAnsi="Times New Roman" w:cs="Times New Roman"/>
                <w:i/>
                <w:iCs/>
                <w:sz w:val="20"/>
                <w:szCs w:val="20"/>
                <w:highlight w:val="yellow"/>
                <w:vertAlign w:val="subscript"/>
              </w:rPr>
              <w:t xml:space="preserve"> </w:t>
            </w:r>
            <w:r>
              <w:rPr>
                <w:rFonts w:ascii="Times New Roman" w:hAnsi="Times New Roman" w:cs="Times New Roman"/>
                <w:i/>
                <w:iCs/>
                <w:sz w:val="20"/>
                <w:szCs w:val="20"/>
                <w:highlight w:val="yellow"/>
              </w:rPr>
              <w:t xml:space="preserve">values </w:t>
            </w:r>
            <w:r w:rsidR="005A01BF">
              <w:rPr>
                <w:rFonts w:ascii="Times New Roman" w:hAnsi="Times New Roman" w:cs="Times New Roman"/>
                <w:i/>
                <w:iCs/>
                <w:sz w:val="20"/>
                <w:szCs w:val="20"/>
                <w:highlight w:val="yellow"/>
              </w:rPr>
              <w:t xml:space="preserve">are </w:t>
            </w:r>
            <w:r>
              <w:rPr>
                <w:rFonts w:ascii="Times New Roman" w:hAnsi="Times New Roman" w:cs="Times New Roman"/>
                <w:i/>
                <w:iCs/>
                <w:sz w:val="20"/>
                <w:szCs w:val="20"/>
                <w:highlight w:val="yellow"/>
              </w:rPr>
              <w:t>2, so tota</w:t>
            </w:r>
            <w:r w:rsidRPr="005A01BF">
              <w:rPr>
                <w:rFonts w:ascii="Times New Roman" w:hAnsi="Times New Roman" w:cs="Times New Roman"/>
                <w:i/>
                <w:iCs/>
                <w:sz w:val="20"/>
                <w:szCs w:val="20"/>
                <w:highlight w:val="yellow"/>
              </w:rPr>
              <w:t xml:space="preserve">l </w:t>
            </w:r>
            <w:r w:rsidRPr="005A01BF">
              <w:rPr>
                <w:rFonts w:ascii="Times New Roman" w:hAnsi="Times New Roman" w:cs="Times New Roman"/>
                <w:i/>
                <w:iCs/>
                <w:sz w:val="20"/>
                <w:szCs w:val="20"/>
                <w:highlight w:val="yellow"/>
              </w:rPr>
              <w:t>10</w:t>
            </w:r>
          </w:p>
          <w:p w14:paraId="787C07B4" w14:textId="77777777" w:rsidR="00BB2011" w:rsidRDefault="005A01BF"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So, s orbital can maximum 2 electrons</w:t>
            </w:r>
          </w:p>
          <w:p w14:paraId="0F52E031" w14:textId="554ED4BA" w:rsidR="005A01BF" w:rsidRDefault="005A01BF"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p orbital can contain a maximum of 6 electrons</w:t>
            </w:r>
          </w:p>
          <w:p w14:paraId="46A19767" w14:textId="52954BF6" w:rsidR="005A01BF" w:rsidRPr="00251269" w:rsidRDefault="005A01BF" w:rsidP="00BB2011">
            <w:pPr>
              <w:pStyle w:val="NoSpacing"/>
              <w:jc w:val="center"/>
              <w:rPr>
                <w:rFonts w:ascii="Times New Roman" w:hAnsi="Times New Roman" w:cs="Times New Roman"/>
                <w:i/>
                <w:iCs/>
                <w:sz w:val="20"/>
                <w:szCs w:val="20"/>
                <w:highlight w:val="yellow"/>
              </w:rPr>
            </w:pPr>
            <w:r>
              <w:rPr>
                <w:rFonts w:ascii="Times New Roman" w:hAnsi="Times New Roman" w:cs="Times New Roman"/>
                <w:i/>
                <w:iCs/>
                <w:sz w:val="20"/>
                <w:szCs w:val="20"/>
                <w:highlight w:val="yellow"/>
              </w:rPr>
              <w:t>d orbital can contain a maximum of 10 electrons</w:t>
            </w:r>
          </w:p>
        </w:tc>
      </w:tr>
    </w:tbl>
    <w:p w14:paraId="16DAB632" w14:textId="77EE3573" w:rsidR="00D27301" w:rsidRDefault="00D27301" w:rsidP="00A47E84">
      <w:pPr>
        <w:pStyle w:val="NoSpacing"/>
        <w:rPr>
          <w:rFonts w:ascii="Times New Roman" w:hAnsi="Times New Roman" w:cs="Times New Roman"/>
        </w:rPr>
      </w:pPr>
    </w:p>
    <w:p w14:paraId="24E397BC" w14:textId="0AE89531" w:rsidR="00D27301" w:rsidRPr="007E73FA" w:rsidRDefault="00D27301" w:rsidP="00A47E84">
      <w:pPr>
        <w:pStyle w:val="NoSpacing"/>
        <w:rPr>
          <w:rFonts w:ascii="Times New Roman" w:hAnsi="Times New Roman" w:cs="Times New Roman"/>
        </w:rPr>
      </w:pPr>
    </w:p>
    <w:p w14:paraId="548F175C" w14:textId="725160B5" w:rsidR="00A47E84" w:rsidRPr="008232FB" w:rsidRDefault="00EE6D3F" w:rsidP="008232FB">
      <w:pPr>
        <w:pStyle w:val="Heading1"/>
        <w:rPr>
          <w:rFonts w:ascii="Times New Roman" w:hAnsi="Times New Roman" w:cs="Times New Roman"/>
          <w:color w:val="auto"/>
        </w:rPr>
      </w:pPr>
      <w:r w:rsidRPr="008232FB">
        <w:rPr>
          <w:rFonts w:ascii="Times New Roman" w:hAnsi="Times New Roman" w:cs="Times New Roman"/>
          <w:color w:val="auto"/>
          <w:highlight w:val="yellow"/>
        </w:rPr>
        <w:t>&lt;H1&gt;</w:t>
      </w:r>
      <w:r w:rsidRPr="008232FB">
        <w:rPr>
          <w:rFonts w:ascii="Times New Roman" w:hAnsi="Times New Roman" w:cs="Times New Roman"/>
          <w:color w:val="auto"/>
        </w:rPr>
        <w:t xml:space="preserve"> </w:t>
      </w:r>
      <w:r w:rsidR="00A47E84" w:rsidRPr="008232FB">
        <w:rPr>
          <w:rFonts w:ascii="Times New Roman" w:hAnsi="Times New Roman" w:cs="Times New Roman"/>
          <w:color w:val="auto"/>
        </w:rPr>
        <w:t>Rules for Electron Configuration</w:t>
      </w:r>
    </w:p>
    <w:p w14:paraId="10800036" w14:textId="77777777" w:rsidR="00AA5B52" w:rsidRPr="008232FB" w:rsidRDefault="00A47E84" w:rsidP="008232FB">
      <w:pPr>
        <w:pStyle w:val="Heading1"/>
        <w:rPr>
          <w:rFonts w:ascii="Times New Roman" w:hAnsi="Times New Roman" w:cs="Times New Roman"/>
          <w:color w:val="auto"/>
        </w:rPr>
      </w:pPr>
      <w:r w:rsidRPr="008232FB">
        <w:rPr>
          <w:rFonts w:ascii="Times New Roman" w:hAnsi="Times New Roman" w:cs="Times New Roman"/>
          <w:color w:val="auto"/>
        </w:rPr>
        <w:t>Aufbau Principle:</w:t>
      </w:r>
    </w:p>
    <w:p w14:paraId="1994DEA7" w14:textId="77777777" w:rsidR="00AA5B52" w:rsidRPr="007E73FA" w:rsidRDefault="00AA5B52" w:rsidP="00A47E84">
      <w:pPr>
        <w:pStyle w:val="NoSpacing"/>
        <w:rPr>
          <w:rFonts w:ascii="Times New Roman" w:hAnsi="Times New Roman" w:cs="Times New Roman"/>
        </w:rPr>
      </w:pPr>
    </w:p>
    <w:p w14:paraId="7F2E67A2" w14:textId="01A6183A" w:rsidR="00AA5B52" w:rsidRPr="007E73FA" w:rsidRDefault="00AA5B52" w:rsidP="00A47E84">
      <w:pPr>
        <w:pStyle w:val="NoSpacing"/>
        <w:rPr>
          <w:rFonts w:ascii="Times New Roman" w:hAnsi="Times New Roman" w:cs="Times New Roman"/>
        </w:rPr>
      </w:pPr>
      <w:commentRangeStart w:id="16"/>
      <w:r w:rsidRPr="007E73FA">
        <w:rPr>
          <w:rFonts w:ascii="Times New Roman" w:hAnsi="Times New Roman" w:cs="Times New Roman"/>
          <w:noProof/>
          <w:sz w:val="20"/>
          <w:szCs w:val="20"/>
        </w:rPr>
        <w:lastRenderedPageBreak/>
        <w:drawing>
          <wp:inline distT="0" distB="0" distL="0" distR="0" wp14:anchorId="64373232" wp14:editId="727571CE">
            <wp:extent cx="1905000" cy="312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378" t="9626" r="31571"/>
                    <a:stretch/>
                  </pic:blipFill>
                  <pic:spPr bwMode="auto">
                    <a:xfrm>
                      <a:off x="0" y="0"/>
                      <a:ext cx="1905000" cy="3129915"/>
                    </a:xfrm>
                    <a:prstGeom prst="rect">
                      <a:avLst/>
                    </a:prstGeom>
                    <a:ln>
                      <a:noFill/>
                    </a:ln>
                    <a:extLst>
                      <a:ext uri="{53640926-AAD7-44D8-BBD7-CCE9431645EC}">
                        <a14:shadowObscured xmlns:a14="http://schemas.microsoft.com/office/drawing/2010/main"/>
                      </a:ext>
                    </a:extLst>
                  </pic:spPr>
                </pic:pic>
              </a:graphicData>
            </a:graphic>
          </wp:inline>
        </w:drawing>
      </w:r>
      <w:commentRangeEnd w:id="16"/>
      <w:r w:rsidRPr="007E73FA">
        <w:rPr>
          <w:rStyle w:val="CommentReference"/>
          <w:rFonts w:ascii="Times New Roman" w:hAnsi="Times New Roman" w:cs="Times New Roman"/>
        </w:rPr>
        <w:commentReference w:id="16"/>
      </w:r>
    </w:p>
    <w:p w14:paraId="24FE06B0" w14:textId="3D755D77" w:rsidR="00E32F5F" w:rsidRPr="007E73FA" w:rsidRDefault="007772E1" w:rsidP="00A47E84">
      <w:pPr>
        <w:pStyle w:val="NoSpacing"/>
        <w:rPr>
          <w:rFonts w:ascii="Times New Roman" w:hAnsi="Times New Roman" w:cs="Times New Roman"/>
        </w:rPr>
      </w:pPr>
      <w:r w:rsidRPr="007E73FA">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2DBDB6B3" wp14:editId="768FC06C">
                <wp:simplePos x="0" y="0"/>
                <wp:positionH relativeFrom="column">
                  <wp:posOffset>46795</wp:posOffset>
                </wp:positionH>
                <wp:positionV relativeFrom="paragraph">
                  <wp:posOffset>76298</wp:posOffset>
                </wp:positionV>
                <wp:extent cx="2918460" cy="1404620"/>
                <wp:effectExtent l="0" t="0" r="15240" b="13970"/>
                <wp:wrapSquare wrapText="bothSides"/>
                <wp:docPr id="1352100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1404620"/>
                        </a:xfrm>
                        <a:prstGeom prst="rect">
                          <a:avLst/>
                        </a:prstGeom>
                        <a:solidFill>
                          <a:srgbClr val="FFFFFF"/>
                        </a:solidFill>
                        <a:ln w="9525">
                          <a:solidFill>
                            <a:srgbClr val="000000"/>
                          </a:solidFill>
                          <a:miter lim="800000"/>
                          <a:headEnd/>
                          <a:tailEnd/>
                        </a:ln>
                      </wps:spPr>
                      <wps:txbx>
                        <w:txbxContent>
                          <w:p w14:paraId="61203876" w14:textId="21203F66" w:rsidR="007772E1" w:rsidRDefault="007772E1">
                            <w:r>
                              <w:t>Figure 4.</w:t>
                            </w:r>
                            <w:r w:rsidRPr="007772E1">
                              <w:t xml:space="preserve">3. </w:t>
                            </w:r>
                            <w:r w:rsidRPr="00E64020">
                              <w:t>Sequence of filling atomic orbitals</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DB6B3" id="_x0000_s1028" type="#_x0000_t202" style="position:absolute;margin-left:3.7pt;margin-top:6pt;width:229.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">
                <v:textbox style="mso-fit-shape-to-text:t">
                  <w:txbxContent>
                    <w:p w14:paraId="61203876" w14:textId="21203F66" w:rsidR="007772E1" w:rsidRDefault="007772E1">
                      <w:r>
                        <w:t>Figure 4.</w:t>
                      </w:r>
                      <w:r w:rsidRPr="007772E1">
                        <w:t xml:space="preserve">3. </w:t>
                      </w:r>
                      <w:r w:rsidRPr="00E64020">
                        <w:t>Sequence of filling atomic orbitals</w:t>
                      </w:r>
                      <w:r>
                        <w:t>.</w:t>
                      </w:r>
                    </w:p>
                  </w:txbxContent>
                </v:textbox>
                <w10:wrap type="square"/>
              </v:shape>
            </w:pict>
          </mc:Fallback>
        </mc:AlternateContent>
      </w:r>
    </w:p>
    <w:p w14:paraId="5568CC86" w14:textId="2470CC51" w:rsidR="00E32F5F" w:rsidRPr="007E73FA" w:rsidRDefault="00E32F5F" w:rsidP="00A47E84">
      <w:pPr>
        <w:pStyle w:val="NoSpacing"/>
        <w:rPr>
          <w:rFonts w:ascii="Times New Roman" w:hAnsi="Times New Roman" w:cs="Times New Roman"/>
        </w:rPr>
      </w:pPr>
    </w:p>
    <w:p w14:paraId="4D7C9685" w14:textId="77777777" w:rsidR="007772E1" w:rsidRPr="007E73FA" w:rsidRDefault="007772E1" w:rsidP="00A47E84">
      <w:pPr>
        <w:pStyle w:val="NoSpacing"/>
        <w:rPr>
          <w:rFonts w:ascii="Times New Roman" w:hAnsi="Times New Roman" w:cs="Times New Roman"/>
        </w:rPr>
      </w:pPr>
    </w:p>
    <w:p w14:paraId="10BC6CE0" w14:textId="77777777" w:rsidR="007772E1" w:rsidRPr="007E73FA" w:rsidRDefault="007772E1" w:rsidP="00A47E84">
      <w:pPr>
        <w:pStyle w:val="NoSpacing"/>
        <w:rPr>
          <w:rFonts w:ascii="Times New Roman" w:hAnsi="Times New Roman" w:cs="Times New Roman"/>
        </w:rPr>
      </w:pPr>
    </w:p>
    <w:p w14:paraId="324AB02F" w14:textId="3FA75032" w:rsidR="00A47E84" w:rsidRPr="007E73FA" w:rsidRDefault="00EE6D3F" w:rsidP="00A47E84">
      <w:pPr>
        <w:pStyle w:val="NoSpacing"/>
        <w:rPr>
          <w:rFonts w:ascii="Times New Roman" w:hAnsi="Times New Roman" w:cs="Times New Roman"/>
        </w:rPr>
      </w:pPr>
      <w:r w:rsidRPr="007E73FA">
        <w:rPr>
          <w:rFonts w:ascii="Times New Roman" w:hAnsi="Times New Roman" w:cs="Times New Roman"/>
        </w:rPr>
        <w:t>It states that in the ground state of an atom, an e</w:t>
      </w:r>
      <w:r w:rsidR="00A47E84" w:rsidRPr="007E73FA">
        <w:rPr>
          <w:rFonts w:ascii="Times New Roman" w:hAnsi="Times New Roman" w:cs="Times New Roman"/>
        </w:rPr>
        <w:t>lectron always occup</w:t>
      </w:r>
      <w:r w:rsidRPr="007E73FA">
        <w:rPr>
          <w:rFonts w:ascii="Times New Roman" w:hAnsi="Times New Roman" w:cs="Times New Roman"/>
        </w:rPr>
        <w:t>ies</w:t>
      </w:r>
      <w:r w:rsidR="00A47E84" w:rsidRPr="007E73FA">
        <w:rPr>
          <w:rFonts w:ascii="Times New Roman" w:hAnsi="Times New Roman" w:cs="Times New Roman"/>
        </w:rPr>
        <w:t xml:space="preserve"> the lowest energy orbital first</w:t>
      </w:r>
      <w:r w:rsidRPr="007E73FA">
        <w:rPr>
          <w:rFonts w:ascii="Times New Roman" w:hAnsi="Times New Roman" w:cs="Times New Roman"/>
        </w:rPr>
        <w:t xml:space="preserve"> </w:t>
      </w:r>
      <w:r w:rsidR="00737BC9" w:rsidRPr="007E73FA">
        <w:rPr>
          <w:rFonts w:ascii="Times New Roman" w:hAnsi="Times New Roman" w:cs="Times New Roman"/>
        </w:rPr>
        <w:t>before moving to higher energy orbitals (levels)</w:t>
      </w:r>
      <w:r w:rsidRPr="007E73FA">
        <w:rPr>
          <w:rFonts w:ascii="Times New Roman" w:hAnsi="Times New Roman" w:cs="Times New Roman"/>
        </w:rPr>
        <w:t>.</w:t>
      </w:r>
      <w:r w:rsidR="00A47E84" w:rsidRPr="007E73FA">
        <w:rPr>
          <w:rFonts w:ascii="Times New Roman" w:hAnsi="Times New Roman" w:cs="Times New Roman"/>
        </w:rPr>
        <w:t xml:space="preserve"> Think of it like pouring water into the lowest part of a cup before it can overflow to higher levels.</w:t>
      </w:r>
    </w:p>
    <w:p w14:paraId="63385DFC" w14:textId="77777777" w:rsidR="007772E1" w:rsidRPr="007E73FA" w:rsidRDefault="007772E1" w:rsidP="00A47E84">
      <w:pPr>
        <w:pStyle w:val="NoSpacing"/>
        <w:rPr>
          <w:rFonts w:ascii="Times New Roman" w:hAnsi="Times New Roman" w:cs="Times New Roman"/>
          <w:b/>
        </w:rPr>
      </w:pPr>
    </w:p>
    <w:p w14:paraId="7655B823" w14:textId="65BEA649" w:rsidR="00AA5B52" w:rsidRPr="007E73FA" w:rsidRDefault="00A47E84" w:rsidP="4D9787F2">
      <w:pPr>
        <w:pStyle w:val="NoSpacing"/>
        <w:rPr>
          <w:rFonts w:ascii="Times New Roman" w:hAnsi="Times New Roman" w:cs="Times New Roman"/>
          <w:b/>
          <w:bCs/>
        </w:rPr>
      </w:pPr>
      <w:r w:rsidRPr="007E73FA">
        <w:rPr>
          <w:rFonts w:ascii="Times New Roman" w:hAnsi="Times New Roman" w:cs="Times New Roman"/>
          <w:b/>
          <w:bCs/>
        </w:rPr>
        <w:t>Paul</w:t>
      </w:r>
      <w:r w:rsidRPr="007E73FA">
        <w:rPr>
          <w:rFonts w:ascii="Times New Roman" w:hAnsi="Times New Roman" w:cs="Times New Roman"/>
          <w:b/>
          <w:bCs/>
        </w:rPr>
        <w:t>i</w:t>
      </w:r>
      <w:r w:rsidR="4370C6EA" w:rsidRPr="007E73FA">
        <w:rPr>
          <w:rFonts w:ascii="Times New Roman" w:hAnsi="Times New Roman" w:cs="Times New Roman"/>
          <w:b/>
          <w:bCs/>
        </w:rPr>
        <w:t>’s</w:t>
      </w:r>
      <w:r w:rsidRPr="007E73FA">
        <w:rPr>
          <w:rFonts w:ascii="Times New Roman" w:hAnsi="Times New Roman" w:cs="Times New Roman"/>
          <w:b/>
          <w:bCs/>
        </w:rPr>
        <w:t xml:space="preserve"> </w:t>
      </w:r>
      <w:r w:rsidRPr="007E73FA">
        <w:rPr>
          <w:rFonts w:ascii="Times New Roman" w:hAnsi="Times New Roman" w:cs="Times New Roman"/>
          <w:b/>
          <w:bCs/>
        </w:rPr>
        <w:t>Exclusion Principle:</w:t>
      </w:r>
    </w:p>
    <w:p w14:paraId="51861857" w14:textId="77777777" w:rsidR="00AA5B52" w:rsidRPr="007E73FA" w:rsidRDefault="00AA5B52" w:rsidP="00A47E84">
      <w:pPr>
        <w:pStyle w:val="NoSpacing"/>
        <w:rPr>
          <w:rFonts w:ascii="Times New Roman" w:hAnsi="Times New Roman" w:cs="Times New Roman"/>
          <w:b/>
        </w:rPr>
      </w:pPr>
    </w:p>
    <w:p w14:paraId="302AD58E" w14:textId="4939546E" w:rsidR="007772E1" w:rsidRPr="007E73FA" w:rsidRDefault="007772E1" w:rsidP="00A47E84">
      <w:pPr>
        <w:pStyle w:val="NoSpacing"/>
        <w:rPr>
          <w:rFonts w:ascii="Times New Roman" w:hAnsi="Times New Roman" w:cs="Times New Roman"/>
          <w:b/>
        </w:rPr>
      </w:pPr>
    </w:p>
    <w:p w14:paraId="2060A4BD" w14:textId="0814F320" w:rsidR="00AA5B52" w:rsidRPr="007E73FA" w:rsidRDefault="00AA5B52" w:rsidP="75B52F41">
      <w:pPr>
        <w:pStyle w:val="NoSpacing"/>
        <w:rPr>
          <w:rFonts w:ascii="Times New Roman" w:hAnsi="Times New Roman" w:cs="Times New Roman"/>
          <w:b/>
          <w:bCs/>
        </w:rPr>
      </w:pPr>
      <w:commentRangeStart w:id="17"/>
      <w:r w:rsidRPr="007E73FA">
        <w:rPr>
          <w:rFonts w:ascii="Times New Roman" w:hAnsi="Times New Roman" w:cs="Times New Roman"/>
          <w:noProof/>
          <w:sz w:val="20"/>
          <w:szCs w:val="20"/>
        </w:rPr>
        <w:drawing>
          <wp:inline distT="0" distB="0" distL="0" distR="0" wp14:anchorId="375BE886" wp14:editId="27927470">
            <wp:extent cx="1764323" cy="2278427"/>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6570" r="4968"/>
                    <a:stretch/>
                  </pic:blipFill>
                  <pic:spPr bwMode="auto">
                    <a:xfrm>
                      <a:off x="0" y="0"/>
                      <a:ext cx="1775522" cy="2292889"/>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Pr="007E73FA">
        <w:rPr>
          <w:rStyle w:val="CommentReference"/>
          <w:rFonts w:ascii="Times New Roman" w:hAnsi="Times New Roman" w:cs="Times New Roman"/>
        </w:rPr>
        <w:commentReference w:id="17"/>
      </w:r>
    </w:p>
    <w:p w14:paraId="369CA60D" w14:textId="26BFCFC5" w:rsidR="00AA5B52" w:rsidRPr="007E73FA" w:rsidRDefault="007772E1" w:rsidP="00A47E84">
      <w:pPr>
        <w:pStyle w:val="NoSpacing"/>
        <w:rPr>
          <w:rFonts w:ascii="Times New Roman" w:hAnsi="Times New Roman" w:cs="Times New Roman"/>
          <w:b/>
        </w:rPr>
      </w:pPr>
      <w:r w:rsidRPr="007E73FA">
        <w:rPr>
          <w:rFonts w:ascii="Times New Roman" w:hAnsi="Times New Roman" w:cs="Times New Roman"/>
          <w:b/>
          <w:noProof/>
        </w:rPr>
        <mc:AlternateContent>
          <mc:Choice Requires="wps">
            <w:drawing>
              <wp:anchor distT="45720" distB="45720" distL="114300" distR="114300" simplePos="0" relativeHeight="251666432" behindDoc="0" locked="0" layoutInCell="1" allowOverlap="1" wp14:anchorId="58FC938E" wp14:editId="40AD3589">
                <wp:simplePos x="0" y="0"/>
                <wp:positionH relativeFrom="column">
                  <wp:posOffset>-52705</wp:posOffset>
                </wp:positionH>
                <wp:positionV relativeFrom="paragraph">
                  <wp:posOffset>99646</wp:posOffset>
                </wp:positionV>
                <wp:extent cx="3475355" cy="1404620"/>
                <wp:effectExtent l="0" t="0" r="10795" b="13970"/>
                <wp:wrapSquare wrapText="bothSides"/>
                <wp:docPr id="897135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5355" cy="1404620"/>
                        </a:xfrm>
                        <a:prstGeom prst="rect">
                          <a:avLst/>
                        </a:prstGeom>
                        <a:solidFill>
                          <a:srgbClr val="FFFFFF"/>
                        </a:solidFill>
                        <a:ln w="9525">
                          <a:solidFill>
                            <a:srgbClr val="000000"/>
                          </a:solidFill>
                          <a:miter lim="800000"/>
                          <a:headEnd/>
                          <a:tailEnd/>
                        </a:ln>
                      </wps:spPr>
                      <wps:txbx>
                        <w:txbxContent>
                          <w:p w14:paraId="0553B659" w14:textId="1D3A6B63" w:rsidR="007772E1" w:rsidRDefault="007772E1">
                            <w:r w:rsidRPr="007772E1">
                              <w:t xml:space="preserve">Figure 4.4. </w:t>
                            </w:r>
                            <w:r>
                              <w:t>Representation of Electron Spins in an Orbital.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C938E" id="_x0000_s1029" type="#_x0000_t202" style="position:absolute;margin-left:-4.15pt;margin-top:7.85pt;width:273.6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">
                <v:textbox style="mso-fit-shape-to-text:t">
                  <w:txbxContent>
                    <w:p w14:paraId="0553B659" w14:textId="1D3A6B63" w:rsidR="007772E1" w:rsidRDefault="007772E1">
                      <w:r w:rsidRPr="007772E1">
                        <w:t xml:space="preserve">Figure 4.4. </w:t>
                      </w:r>
                      <w:r>
                        <w:t>Representation of Electron Spins in an Orbital.</w:t>
                      </w:r>
                    </w:p>
                  </w:txbxContent>
                </v:textbox>
                <w10:wrap type="square"/>
              </v:shape>
            </w:pict>
          </mc:Fallback>
        </mc:AlternateContent>
      </w:r>
    </w:p>
    <w:p w14:paraId="647CA585" w14:textId="66271835" w:rsidR="00E32F5F" w:rsidRPr="007E73FA" w:rsidRDefault="00E32F5F" w:rsidP="00A47E84">
      <w:pPr>
        <w:pStyle w:val="NoSpacing"/>
        <w:rPr>
          <w:rFonts w:ascii="Times New Roman" w:hAnsi="Times New Roman" w:cs="Times New Roman"/>
          <w:b/>
        </w:rPr>
      </w:pPr>
    </w:p>
    <w:p w14:paraId="1AED0D53" w14:textId="77777777" w:rsidR="007772E1" w:rsidRPr="007E73FA" w:rsidRDefault="007772E1" w:rsidP="00A47E84">
      <w:pPr>
        <w:pStyle w:val="NoSpacing"/>
        <w:rPr>
          <w:rFonts w:ascii="Times New Roman" w:hAnsi="Times New Roman" w:cs="Times New Roman"/>
        </w:rPr>
      </w:pPr>
    </w:p>
    <w:p w14:paraId="329B0DD3" w14:textId="4FEB8F80" w:rsidR="00A47E84" w:rsidRPr="007E73FA" w:rsidRDefault="003C2C00" w:rsidP="00A47E84">
      <w:pPr>
        <w:pStyle w:val="NoSpacing"/>
        <w:rPr>
          <w:rFonts w:ascii="Times New Roman" w:hAnsi="Times New Roman" w:cs="Times New Roman"/>
        </w:rPr>
      </w:pPr>
      <w:r w:rsidRPr="007E73FA">
        <w:rPr>
          <w:rFonts w:ascii="Times New Roman" w:hAnsi="Times New Roman" w:cs="Times New Roman"/>
        </w:rPr>
        <w:t>According to this principle, an</w:t>
      </w:r>
      <w:r w:rsidR="00A47E84" w:rsidRPr="007E73FA">
        <w:rPr>
          <w:rFonts w:ascii="Times New Roman" w:hAnsi="Times New Roman" w:cs="Times New Roman"/>
        </w:rPr>
        <w:t xml:space="preserve"> orbital can hold a maximum of two electrons, </w:t>
      </w:r>
      <w:r w:rsidRPr="007E73FA">
        <w:rPr>
          <w:rFonts w:ascii="Times New Roman" w:hAnsi="Times New Roman" w:cs="Times New Roman"/>
        </w:rPr>
        <w:t>which</w:t>
      </w:r>
      <w:r w:rsidR="00A47E84" w:rsidRPr="007E73FA">
        <w:rPr>
          <w:rFonts w:ascii="Times New Roman" w:hAnsi="Times New Roman" w:cs="Times New Roman"/>
        </w:rPr>
        <w:t xml:space="preserve"> must have opposite spins. </w:t>
      </w:r>
      <w:r w:rsidR="00213FF2" w:rsidRPr="007E73FA">
        <w:rPr>
          <w:rFonts w:ascii="Times New Roman" w:hAnsi="Times New Roman" w:cs="Times New Roman"/>
        </w:rPr>
        <w:t>In other words, no two electrons can have the same set of quantum numbers.</w:t>
      </w:r>
    </w:p>
    <w:p w14:paraId="05E4BA0A" w14:textId="77777777" w:rsidR="00115C0B" w:rsidRPr="007E73FA" w:rsidRDefault="00115C0B" w:rsidP="00A47E84">
      <w:pPr>
        <w:pStyle w:val="NoSpacing"/>
        <w:rPr>
          <w:rFonts w:ascii="Times New Roman" w:hAnsi="Times New Roman" w:cs="Times New Roman"/>
        </w:rPr>
      </w:pPr>
    </w:p>
    <w:p w14:paraId="7AE66685" w14:textId="5F9837FF" w:rsidR="00AA5B52" w:rsidRPr="007E73FA" w:rsidRDefault="00A47E84" w:rsidP="00A47E84">
      <w:pPr>
        <w:pStyle w:val="NoSpacing"/>
        <w:rPr>
          <w:rFonts w:ascii="Times New Roman" w:hAnsi="Times New Roman" w:cs="Times New Roman"/>
        </w:rPr>
      </w:pPr>
      <w:r w:rsidRPr="007E73FA">
        <w:rPr>
          <w:rFonts w:ascii="Times New Roman" w:hAnsi="Times New Roman" w:cs="Times New Roman"/>
          <w:b/>
        </w:rPr>
        <w:t>Hund’s Rule</w:t>
      </w:r>
      <w:r w:rsidR="0012312F" w:rsidRPr="007E73FA">
        <w:rPr>
          <w:rFonts w:ascii="Times New Roman" w:hAnsi="Times New Roman" w:cs="Times New Roman"/>
          <w:b/>
        </w:rPr>
        <w:t xml:space="preserve"> of Maximum Multiplicity</w:t>
      </w:r>
      <w:r w:rsidRPr="007E73FA">
        <w:rPr>
          <w:rFonts w:ascii="Times New Roman" w:hAnsi="Times New Roman" w:cs="Times New Roman"/>
        </w:rPr>
        <w:t xml:space="preserve">: </w:t>
      </w:r>
      <w:r w:rsidR="00C12753" w:rsidRPr="007E73FA">
        <w:rPr>
          <w:rFonts w:ascii="Times New Roman" w:hAnsi="Times New Roman" w:cs="Times New Roman"/>
        </w:rPr>
        <w:t>It states that electron pairing will not take place in orbitals</w:t>
      </w:r>
      <w:r w:rsidRPr="007E73FA">
        <w:rPr>
          <w:rFonts w:ascii="Times New Roman" w:hAnsi="Times New Roman" w:cs="Times New Roman"/>
        </w:rPr>
        <w:t xml:space="preserve"> of same energy (like the p orbitals), </w:t>
      </w:r>
      <w:r w:rsidR="00C12753" w:rsidRPr="007E73FA">
        <w:rPr>
          <w:rFonts w:ascii="Times New Roman" w:hAnsi="Times New Roman" w:cs="Times New Roman"/>
        </w:rPr>
        <w:t xml:space="preserve">until each orbital </w:t>
      </w:r>
      <w:r w:rsidR="00A95763" w:rsidRPr="007E73FA">
        <w:rPr>
          <w:rFonts w:ascii="Times New Roman" w:hAnsi="Times New Roman" w:cs="Times New Roman"/>
        </w:rPr>
        <w:t xml:space="preserve">contains one electron. </w:t>
      </w:r>
    </w:p>
    <w:p w14:paraId="73F7FDF1" w14:textId="5C1A7107" w:rsidR="00AA5B52" w:rsidRPr="007E73FA" w:rsidRDefault="00AA5B52" w:rsidP="00A47E84">
      <w:pPr>
        <w:pStyle w:val="NoSpacing"/>
        <w:rPr>
          <w:rFonts w:ascii="Times New Roman" w:hAnsi="Times New Roman" w:cs="Times New Roman"/>
        </w:rPr>
      </w:pPr>
      <w:commentRangeStart w:id="18"/>
      <w:commentRangeStart w:id="19"/>
      <w:commentRangeStart w:id="20"/>
      <w:r w:rsidRPr="007E73FA">
        <w:rPr>
          <w:rFonts w:ascii="Times New Roman" w:hAnsi="Times New Roman" w:cs="Times New Roman"/>
          <w:noProof/>
          <w:sz w:val="20"/>
          <w:szCs w:val="20"/>
        </w:rPr>
        <w:drawing>
          <wp:inline distT="0" distB="0" distL="0" distR="0" wp14:anchorId="40051EB5" wp14:editId="6884E54E">
            <wp:extent cx="3514725" cy="258559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018" r="3757"/>
                    <a:stretch/>
                  </pic:blipFill>
                  <pic:spPr bwMode="auto">
                    <a:xfrm>
                      <a:off x="0" y="0"/>
                      <a:ext cx="3518420" cy="2588311"/>
                    </a:xfrm>
                    <a:prstGeom prst="rect">
                      <a:avLst/>
                    </a:prstGeom>
                    <a:ln>
                      <a:noFill/>
                    </a:ln>
                    <a:extLst>
                      <a:ext uri="{53640926-AAD7-44D8-BBD7-CCE9431645EC}">
                        <a14:shadowObscured xmlns:a14="http://schemas.microsoft.com/office/drawing/2010/main"/>
                      </a:ext>
                    </a:extLst>
                  </pic:spPr>
                </pic:pic>
              </a:graphicData>
            </a:graphic>
          </wp:inline>
        </w:drawing>
      </w:r>
      <w:commentRangeEnd w:id="18"/>
      <w:r w:rsidRPr="007E73FA">
        <w:rPr>
          <w:rStyle w:val="CommentReference"/>
          <w:rFonts w:ascii="Times New Roman" w:hAnsi="Times New Roman" w:cs="Times New Roman"/>
        </w:rPr>
        <w:commentReference w:id="18"/>
      </w:r>
      <w:commentRangeEnd w:id="19"/>
      <w:r w:rsidRPr="007E73FA">
        <w:rPr>
          <w:rStyle w:val="CommentReference"/>
          <w:rFonts w:ascii="Times New Roman" w:hAnsi="Times New Roman" w:cs="Times New Roman"/>
        </w:rPr>
        <w:commentReference w:id="19"/>
      </w:r>
      <w:commentRangeEnd w:id="20"/>
      <w:r w:rsidR="00857F54">
        <w:rPr>
          <w:rStyle w:val="CommentReference"/>
        </w:rPr>
        <w:commentReference w:id="20"/>
      </w:r>
    </w:p>
    <w:p w14:paraId="7D6EFC38" w14:textId="25CEF904" w:rsidR="00E32F5F" w:rsidRPr="007E73FA" w:rsidRDefault="00E32F5F" w:rsidP="00A47E84">
      <w:pPr>
        <w:pStyle w:val="NoSpacing"/>
        <w:rPr>
          <w:rFonts w:ascii="Times New Roman" w:hAnsi="Times New Roman" w:cs="Times New Roman"/>
        </w:rPr>
      </w:pPr>
    </w:p>
    <w:p w14:paraId="1033CDEC" w14:textId="44755D56" w:rsidR="00E32F5F" w:rsidRPr="007E73FA" w:rsidRDefault="00B71E32" w:rsidP="00A47E84">
      <w:pPr>
        <w:pStyle w:val="NoSpacing"/>
        <w:rPr>
          <w:rFonts w:ascii="Times New Roman" w:hAnsi="Times New Roman" w:cs="Times New Roman"/>
        </w:rPr>
      </w:pPr>
      <w:r w:rsidRPr="007E73FA">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096D915F" wp14:editId="3EFAC971">
                <wp:simplePos x="0" y="0"/>
                <wp:positionH relativeFrom="column">
                  <wp:posOffset>29210</wp:posOffset>
                </wp:positionH>
                <wp:positionV relativeFrom="paragraph">
                  <wp:posOffset>31750</wp:posOffset>
                </wp:positionV>
                <wp:extent cx="3299460" cy="1404620"/>
                <wp:effectExtent l="0" t="0" r="15240" b="13970"/>
                <wp:wrapSquare wrapText="bothSides"/>
                <wp:docPr id="1276499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404620"/>
                        </a:xfrm>
                        <a:prstGeom prst="rect">
                          <a:avLst/>
                        </a:prstGeom>
                        <a:solidFill>
                          <a:srgbClr val="FFFFFF"/>
                        </a:solidFill>
                        <a:ln w="9525">
                          <a:solidFill>
                            <a:srgbClr val="000000"/>
                          </a:solidFill>
                          <a:miter lim="800000"/>
                          <a:headEnd/>
                          <a:tailEnd/>
                        </a:ln>
                      </wps:spPr>
                      <wps:txbx>
                        <w:txbxContent>
                          <w:p w14:paraId="0CF8105D" w14:textId="7C4E7ADA" w:rsidR="00B71E32" w:rsidRDefault="00B71E32">
                            <w:r>
                              <w:t>Figure 4.</w:t>
                            </w:r>
                            <w:r w:rsidRPr="00B71E32">
                              <w:t xml:space="preserve">5. </w:t>
                            </w:r>
                            <w:r w:rsidRPr="001D7D9C">
                              <w:t>Filling of Orbitals according to Hund’s rule</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D915F" id="_x0000_s1030" type="#_x0000_t202" style="position:absolute;margin-left:2.3pt;margin-top:2.5pt;width:259.8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iNFgIAACc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">
                <v:textbox style="mso-fit-shape-to-text:t">
                  <w:txbxContent>
                    <w:p w14:paraId="0CF8105D" w14:textId="7C4E7ADA" w:rsidR="00B71E32" w:rsidRDefault="00B71E32">
                      <w:r>
                        <w:t>Figure 4.</w:t>
                      </w:r>
                      <w:r w:rsidRPr="00B71E32">
                        <w:t xml:space="preserve">5. </w:t>
                      </w:r>
                      <w:r w:rsidRPr="001D7D9C">
                        <w:t>Filling of Orbitals according to Hund’s rule</w:t>
                      </w:r>
                      <w:r>
                        <w:t>.</w:t>
                      </w:r>
                    </w:p>
                  </w:txbxContent>
                </v:textbox>
                <w10:wrap type="square"/>
              </v:shape>
            </w:pict>
          </mc:Fallback>
        </mc:AlternateContent>
      </w:r>
    </w:p>
    <w:p w14:paraId="7840A82A" w14:textId="09595DEF" w:rsidR="00136F60" w:rsidRPr="007E73FA" w:rsidRDefault="00136F60" w:rsidP="00A47E84">
      <w:pPr>
        <w:pStyle w:val="NoSpacing"/>
        <w:rPr>
          <w:rFonts w:ascii="Times New Roman" w:hAnsi="Times New Roman" w:cs="Times New Roman"/>
          <w:b/>
        </w:rPr>
      </w:pPr>
    </w:p>
    <w:p w14:paraId="0C4F9BF0" w14:textId="77777777" w:rsidR="00B71E32" w:rsidRPr="007E73FA" w:rsidRDefault="00B71E32">
      <w:pPr>
        <w:pStyle w:val="Heading1"/>
        <w:rPr>
          <w:rFonts w:ascii="Times New Roman" w:hAnsi="Times New Roman" w:cs="Times New Roman"/>
          <w:color w:val="auto"/>
          <w:highlight w:val="yellow"/>
        </w:rPr>
      </w:pPr>
    </w:p>
    <w:p w14:paraId="0BD5F513" w14:textId="658A78F7" w:rsidR="00A47E84" w:rsidRPr="007E73FA" w:rsidRDefault="00136F60">
      <w:pPr>
        <w:pStyle w:val="Heading1"/>
        <w:rPr>
          <w:rFonts w:ascii="Times New Roman" w:hAnsi="Times New Roman" w:cs="Times New Roman"/>
          <w:color w:val="auto"/>
        </w:rPr>
      </w:pPr>
      <w:r w:rsidRPr="007E73FA">
        <w:rPr>
          <w:rFonts w:ascii="Times New Roman" w:hAnsi="Times New Roman" w:cs="Times New Roman"/>
          <w:color w:val="auto"/>
          <w:highlight w:val="yellow"/>
        </w:rPr>
        <w:t>&lt;H1&gt;</w:t>
      </w:r>
      <w:r w:rsidRPr="007E73FA">
        <w:rPr>
          <w:rFonts w:ascii="Times New Roman" w:hAnsi="Times New Roman" w:cs="Times New Roman"/>
          <w:color w:val="auto"/>
        </w:rPr>
        <w:t xml:space="preserve"> </w:t>
      </w:r>
      <w:r w:rsidR="00A47E84" w:rsidRPr="007E73FA">
        <w:rPr>
          <w:rFonts w:ascii="Times New Roman" w:hAnsi="Times New Roman" w:cs="Times New Roman"/>
          <w:b/>
          <w:bCs/>
          <w:color w:val="auto"/>
        </w:rPr>
        <w:t>Stability of Subshells</w:t>
      </w:r>
    </w:p>
    <w:p w14:paraId="47A19F68" w14:textId="4069D38E" w:rsidR="00A47E84" w:rsidRPr="007E73FA" w:rsidRDefault="00947B62" w:rsidP="75B52F41">
      <w:pPr>
        <w:rPr>
          <w:rFonts w:ascii="Times New Roman" w:hAnsi="Times New Roman" w:cs="Times New Roman"/>
        </w:rPr>
      </w:pPr>
      <w:r w:rsidRPr="007E73FA">
        <w:rPr>
          <w:rFonts w:ascii="Times New Roman" w:hAnsi="Times New Roman" w:cs="Times New Roman"/>
        </w:rPr>
        <w:t xml:space="preserve">A </w:t>
      </w:r>
      <w:r w:rsidRPr="007E73FA">
        <w:rPr>
          <w:rStyle w:val="Strong"/>
          <w:rFonts w:ascii="Times New Roman" w:hAnsi="Times New Roman" w:cs="Times New Roman"/>
        </w:rPr>
        <w:t>subshell</w:t>
      </w:r>
      <w:r w:rsidRPr="007E73FA">
        <w:rPr>
          <w:rFonts w:ascii="Times New Roman" w:hAnsi="Times New Roman" w:cs="Times New Roman"/>
        </w:rPr>
        <w:t xml:space="preserve"> is a division of electron shells in an atom that groups orbitals based on their shape and energy.</w:t>
      </w:r>
      <w:r w:rsidR="4EA064B6" w:rsidRPr="007E73FA">
        <w:rPr>
          <w:rFonts w:ascii="Times New Roman" w:hAnsi="Times New Roman" w:cs="Times New Roman"/>
        </w:rPr>
        <w:t xml:space="preserve"> </w:t>
      </w:r>
      <w:r w:rsidR="00A47E84" w:rsidRPr="007E73FA">
        <w:rPr>
          <w:rFonts w:ascii="Times New Roman" w:hAnsi="Times New Roman" w:cs="Times New Roman"/>
        </w:rPr>
        <w:t xml:space="preserve">When a subshell </w:t>
      </w:r>
      <w:commentRangeStart w:id="21"/>
      <w:commentRangeStart w:id="22"/>
      <w:commentRangeStart w:id="23"/>
      <w:r w:rsidR="00A47E84" w:rsidRPr="007E73FA">
        <w:rPr>
          <w:rFonts w:ascii="Times New Roman" w:hAnsi="Times New Roman" w:cs="Times New Roman"/>
        </w:rPr>
        <w:t xml:space="preserve">(like s, p, d, or f) </w:t>
      </w:r>
      <w:commentRangeEnd w:id="21"/>
      <w:r w:rsidRPr="007E73FA">
        <w:rPr>
          <w:rStyle w:val="CommentReference"/>
          <w:rFonts w:ascii="Times New Roman" w:hAnsi="Times New Roman" w:cs="Times New Roman"/>
        </w:rPr>
        <w:commentReference w:id="21"/>
      </w:r>
      <w:commentRangeEnd w:id="22"/>
      <w:r w:rsidR="00B4253C">
        <w:rPr>
          <w:rStyle w:val="CommentReference"/>
        </w:rPr>
        <w:commentReference w:id="22"/>
      </w:r>
      <w:commentRangeEnd w:id="23"/>
      <w:r w:rsidR="00AF1198">
        <w:rPr>
          <w:rStyle w:val="CommentReference"/>
        </w:rPr>
        <w:commentReference w:id="23"/>
      </w:r>
      <w:r w:rsidR="00A47E84" w:rsidRPr="007E73FA">
        <w:rPr>
          <w:rFonts w:ascii="Times New Roman" w:hAnsi="Times New Roman" w:cs="Times New Roman"/>
        </w:rPr>
        <w:t xml:space="preserve">is fully filled, the atom is more stable. This is </w:t>
      </w:r>
      <w:r w:rsidR="7EC4E312" w:rsidRPr="007E73FA">
        <w:rPr>
          <w:rFonts w:ascii="Times New Roman" w:hAnsi="Times New Roman" w:cs="Times New Roman"/>
        </w:rPr>
        <w:t>why</w:t>
      </w:r>
      <w:r w:rsidR="00A47E84" w:rsidRPr="007E73FA">
        <w:rPr>
          <w:rFonts w:ascii="Times New Roman" w:hAnsi="Times New Roman" w:cs="Times New Roman"/>
        </w:rPr>
        <w:t xml:space="preserve"> noble gases</w:t>
      </w:r>
      <w:r w:rsidR="00816094" w:rsidRPr="007E73FA">
        <w:rPr>
          <w:rFonts w:ascii="Times New Roman" w:hAnsi="Times New Roman" w:cs="Times New Roman"/>
        </w:rPr>
        <w:t xml:space="preserve"> </w:t>
      </w:r>
      <w:r w:rsidR="00A47E84" w:rsidRPr="007E73FA">
        <w:rPr>
          <w:rFonts w:ascii="Times New Roman" w:hAnsi="Times New Roman" w:cs="Times New Roman"/>
        </w:rPr>
        <w:t xml:space="preserve">have </w:t>
      </w:r>
      <w:proofErr w:type="gramStart"/>
      <w:r w:rsidR="00A47E84" w:rsidRPr="007E73FA">
        <w:rPr>
          <w:rFonts w:ascii="Times New Roman" w:hAnsi="Times New Roman" w:cs="Times New Roman"/>
        </w:rPr>
        <w:t>completely filled</w:t>
      </w:r>
      <w:proofErr w:type="gramEnd"/>
      <w:r w:rsidR="00A47E84" w:rsidRPr="007E73FA">
        <w:rPr>
          <w:rFonts w:ascii="Times New Roman" w:hAnsi="Times New Roman" w:cs="Times New Roman"/>
        </w:rPr>
        <w:t xml:space="preserve"> outer shells</w:t>
      </w:r>
      <w:r w:rsidR="00816094" w:rsidRPr="007E73FA">
        <w:rPr>
          <w:rFonts w:ascii="Times New Roman" w:hAnsi="Times New Roman" w:cs="Times New Roman"/>
        </w:rPr>
        <w:t xml:space="preserve"> and</w:t>
      </w:r>
      <w:r w:rsidR="00A47E84" w:rsidRPr="007E73FA">
        <w:rPr>
          <w:rFonts w:ascii="Times New Roman" w:hAnsi="Times New Roman" w:cs="Times New Roman"/>
        </w:rPr>
        <w:t xml:space="preserve"> are unreactive. They don’t need to gain or lose electrons.</w:t>
      </w:r>
      <w:r w:rsidR="00445038" w:rsidRPr="007E73FA">
        <w:rPr>
          <w:rFonts w:ascii="Times New Roman" w:hAnsi="Times New Roman" w:cs="Times New Roman"/>
        </w:rPr>
        <w:t xml:space="preserve"> For e</w:t>
      </w:r>
      <w:r w:rsidR="00A47E84" w:rsidRPr="007E73FA">
        <w:rPr>
          <w:rFonts w:ascii="Times New Roman" w:hAnsi="Times New Roman" w:cs="Times New Roman"/>
        </w:rPr>
        <w:t>xample</w:t>
      </w:r>
      <w:r w:rsidR="00445038" w:rsidRPr="007E73FA">
        <w:rPr>
          <w:rFonts w:ascii="Times New Roman" w:hAnsi="Times New Roman" w:cs="Times New Roman"/>
        </w:rPr>
        <w:t>,</w:t>
      </w:r>
      <w:r w:rsidR="00A47E84" w:rsidRPr="007E73FA">
        <w:rPr>
          <w:rFonts w:ascii="Times New Roman" w:hAnsi="Times New Roman" w:cs="Times New Roman"/>
        </w:rPr>
        <w:t xml:space="preserve"> </w:t>
      </w:r>
      <w:proofErr w:type="gramStart"/>
      <w:r w:rsidR="00445038" w:rsidRPr="007E73FA">
        <w:rPr>
          <w:rFonts w:ascii="Times New Roman" w:hAnsi="Times New Roman" w:cs="Times New Roman"/>
        </w:rPr>
        <w:t xml:space="preserve">the </w:t>
      </w:r>
      <w:r w:rsidR="00A47E84" w:rsidRPr="007E73FA">
        <w:rPr>
          <w:rFonts w:ascii="Times New Roman" w:hAnsi="Times New Roman" w:cs="Times New Roman"/>
        </w:rPr>
        <w:t>s</w:t>
      </w:r>
      <w:proofErr w:type="gramEnd"/>
      <w:r w:rsidR="00A47E84" w:rsidRPr="007E73FA">
        <w:rPr>
          <w:rFonts w:ascii="Times New Roman" w:hAnsi="Times New Roman" w:cs="Times New Roman"/>
        </w:rPr>
        <w:t xml:space="preserve"> subshell holds 2 electrons, and when it’s full, the atom is more stable.</w:t>
      </w:r>
    </w:p>
    <w:p w14:paraId="1E6D3E63" w14:textId="0E7D172D" w:rsidR="00A47E84" w:rsidRDefault="00A47E84" w:rsidP="00A47E84">
      <w:pPr>
        <w:pStyle w:val="NoSpacing"/>
        <w:rPr>
          <w:rFonts w:ascii="Times New Roman" w:hAnsi="Times New Roman" w:cs="Times New Roman"/>
        </w:rPr>
      </w:pPr>
      <w:r w:rsidRPr="007E73FA">
        <w:rPr>
          <w:rFonts w:ascii="Times New Roman" w:hAnsi="Times New Roman" w:cs="Times New Roman"/>
        </w:rPr>
        <w:t xml:space="preserve">Half-Filled Subshells: </w:t>
      </w:r>
      <w:r w:rsidR="00445038" w:rsidRPr="007E73FA">
        <w:rPr>
          <w:rFonts w:ascii="Times New Roman" w:hAnsi="Times New Roman" w:cs="Times New Roman"/>
        </w:rPr>
        <w:t>They</w:t>
      </w:r>
      <w:r w:rsidRPr="007E73FA">
        <w:rPr>
          <w:rFonts w:ascii="Times New Roman" w:hAnsi="Times New Roman" w:cs="Times New Roman"/>
        </w:rPr>
        <w:t xml:space="preserve"> are also stable because electrons are evenly distributed, reducing repulsion. </w:t>
      </w:r>
      <w:r w:rsidR="00F71A16" w:rsidRPr="007E73FA">
        <w:rPr>
          <w:rFonts w:ascii="Times New Roman" w:hAnsi="Times New Roman" w:cs="Times New Roman"/>
        </w:rPr>
        <w:t xml:space="preserve">For example, </w:t>
      </w:r>
      <w:commentRangeStart w:id="24"/>
      <w:commentRangeStart w:id="25"/>
      <w:r w:rsidRPr="007E73FA">
        <w:rPr>
          <w:rFonts w:ascii="Times New Roman" w:hAnsi="Times New Roman" w:cs="Times New Roman"/>
        </w:rPr>
        <w:t>chromium</w:t>
      </w:r>
      <w:commentRangeEnd w:id="24"/>
      <w:r w:rsidRPr="007E73FA">
        <w:rPr>
          <w:rStyle w:val="CommentReference"/>
          <w:rFonts w:ascii="Times New Roman" w:hAnsi="Times New Roman" w:cs="Times New Roman"/>
        </w:rPr>
        <w:commentReference w:id="24"/>
      </w:r>
      <w:commentRangeEnd w:id="25"/>
      <w:r w:rsidR="0069668B">
        <w:rPr>
          <w:rStyle w:val="CommentReference"/>
        </w:rPr>
        <w:commentReference w:id="25"/>
      </w:r>
      <w:r w:rsidR="00F71A16" w:rsidRPr="007E73FA">
        <w:rPr>
          <w:rFonts w:ascii="Times New Roman" w:hAnsi="Times New Roman" w:cs="Times New Roman"/>
        </w:rPr>
        <w:t xml:space="preserve">. It is both </w:t>
      </w:r>
      <w:r w:rsidRPr="007E73FA">
        <w:rPr>
          <w:rFonts w:ascii="Times New Roman" w:hAnsi="Times New Roman" w:cs="Times New Roman"/>
        </w:rPr>
        <w:t>stable and reactive.</w:t>
      </w:r>
    </w:p>
    <w:p w14:paraId="37862265" w14:textId="10C03C39" w:rsidR="0069668B" w:rsidRDefault="0069668B" w:rsidP="00A47E84">
      <w:pPr>
        <w:pStyle w:val="NoSpacing"/>
        <w:rPr>
          <w:rFonts w:ascii="Times New Roman" w:hAnsi="Times New Roman" w:cs="Times New Roman"/>
        </w:rPr>
      </w:pPr>
      <w:commentRangeStart w:id="26"/>
      <w:r>
        <w:rPr>
          <w:noProof/>
        </w:rPr>
        <w:drawing>
          <wp:inline distT="0" distB="0" distL="0" distR="0" wp14:anchorId="767C009E" wp14:editId="06DB054A">
            <wp:extent cx="2682240" cy="2682240"/>
            <wp:effectExtent l="0" t="0" r="3810" b="3810"/>
            <wp:docPr id="283752004" name="Picture 6" descr="WebElements Periodic Table » Chromium » properties of free at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Elements Periodic Table » Chromium » properties of free atom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2240" cy="2682240"/>
                    </a:xfrm>
                    <a:prstGeom prst="rect">
                      <a:avLst/>
                    </a:prstGeom>
                    <a:noFill/>
                    <a:ln>
                      <a:noFill/>
                    </a:ln>
                  </pic:spPr>
                </pic:pic>
              </a:graphicData>
            </a:graphic>
          </wp:inline>
        </w:drawing>
      </w:r>
      <w:commentRangeEnd w:id="26"/>
      <w:r>
        <w:rPr>
          <w:rStyle w:val="CommentReference"/>
        </w:rPr>
        <w:commentReference w:id="26"/>
      </w:r>
    </w:p>
    <w:p w14:paraId="109066A1" w14:textId="49256686" w:rsidR="0069668B" w:rsidRPr="007E73FA" w:rsidRDefault="0069668B" w:rsidP="00A47E84">
      <w:pPr>
        <w:pStyle w:val="NoSpacing"/>
        <w:rPr>
          <w:rFonts w:ascii="Times New Roman" w:hAnsi="Times New Roman" w:cs="Times New Roman"/>
        </w:rPr>
      </w:pPr>
    </w:p>
    <w:p w14:paraId="55C8F177" w14:textId="39D30CE2" w:rsidR="007F500E" w:rsidRPr="007E73FA" w:rsidRDefault="0069668B" w:rsidP="00A47E84">
      <w:pPr>
        <w:pStyle w:val="NoSpacing"/>
        <w:rPr>
          <w:del w:id="27" w:author="Josmi Jose" w:date="2024-11-20T09:00:00Z" w16du:dateUtc="2024-11-20T09:00:24Z"/>
          <w:rFonts w:ascii="Times New Roman" w:hAnsi="Times New Roman" w:cs="Times New Roman"/>
        </w:rPr>
      </w:pPr>
      <w:r w:rsidRPr="0069668B">
        <w:rPr>
          <w:rFonts w:ascii="Times New Roman" w:hAnsi="Times New Roman" w:cs="Times New Roman"/>
          <w:noProof/>
        </w:rPr>
        <mc:AlternateContent>
          <mc:Choice Requires="wps">
            <w:drawing>
              <wp:anchor distT="45720" distB="45720" distL="114300" distR="114300" simplePos="0" relativeHeight="251670528" behindDoc="0" locked="0" layoutInCell="1" allowOverlap="1" wp14:anchorId="41A4694F" wp14:editId="69988CD3">
                <wp:simplePos x="0" y="0"/>
                <wp:positionH relativeFrom="column">
                  <wp:posOffset>99060</wp:posOffset>
                </wp:positionH>
                <wp:positionV relativeFrom="paragraph">
                  <wp:posOffset>22225</wp:posOffset>
                </wp:positionV>
                <wp:extent cx="4130040" cy="1404620"/>
                <wp:effectExtent l="0" t="0" r="22860" b="21590"/>
                <wp:wrapSquare wrapText="bothSides"/>
                <wp:docPr id="194769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04620"/>
                        </a:xfrm>
                        <a:prstGeom prst="rect">
                          <a:avLst/>
                        </a:prstGeom>
                        <a:solidFill>
                          <a:srgbClr val="FFFFFF"/>
                        </a:solidFill>
                        <a:ln w="9525">
                          <a:solidFill>
                            <a:srgbClr val="000000"/>
                          </a:solidFill>
                          <a:miter lim="800000"/>
                          <a:headEnd/>
                          <a:tailEnd/>
                        </a:ln>
                      </wps:spPr>
                      <wps:txbx>
                        <w:txbxContent>
                          <w:p w14:paraId="2BF1ACE5" w14:textId="7E5606EF" w:rsidR="0069668B" w:rsidRPr="0069668B" w:rsidRDefault="0069668B">
                            <w:pPr>
                              <w:rPr>
                                <w:rFonts w:ascii="Times New Roman" w:hAnsi="Times New Roman" w:cs="Times New Roman"/>
                                <w:sz w:val="20"/>
                                <w:szCs w:val="20"/>
                              </w:rPr>
                            </w:pPr>
                            <w:r w:rsidRPr="0069668B">
                              <w:rPr>
                                <w:rFonts w:ascii="Times New Roman" w:hAnsi="Times New Roman" w:cs="Times New Roman"/>
                                <w:sz w:val="20"/>
                                <w:szCs w:val="20"/>
                                <w:highlight w:val="yellow"/>
                              </w:rPr>
                              <w:t>Figure 4.6. Chromium element showing even electron distribution in orbitals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4694F" id="_x0000_s1031" type="#_x0000_t202" style="position:absolute;margin-left:7.8pt;margin-top:1.75pt;width:325.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">
                <v:textbox style="mso-fit-shape-to-text:t">
                  <w:txbxContent>
                    <w:p w14:paraId="2BF1ACE5" w14:textId="7E5606EF" w:rsidR="0069668B" w:rsidRPr="0069668B" w:rsidRDefault="0069668B">
                      <w:pPr>
                        <w:rPr>
                          <w:rFonts w:ascii="Times New Roman" w:hAnsi="Times New Roman" w:cs="Times New Roman"/>
                          <w:sz w:val="20"/>
                          <w:szCs w:val="20"/>
                        </w:rPr>
                      </w:pPr>
                      <w:r w:rsidRPr="0069668B">
                        <w:rPr>
                          <w:rFonts w:ascii="Times New Roman" w:hAnsi="Times New Roman" w:cs="Times New Roman"/>
                          <w:sz w:val="20"/>
                          <w:szCs w:val="20"/>
                          <w:highlight w:val="yellow"/>
                        </w:rPr>
                        <w:t>Figure 4.6. Chromium element showing even electron distribution in orbitals</w:t>
                      </w:r>
                    </w:p>
                  </w:txbxContent>
                </v:textbox>
                <w10:wrap type="square"/>
              </v:shape>
            </w:pict>
          </mc:Fallback>
        </mc:AlternateContent>
      </w:r>
    </w:p>
    <w:p w14:paraId="01BF4B9E" w14:textId="77777777" w:rsidR="0069668B" w:rsidRDefault="0069668B" w:rsidP="4D9787F2">
      <w:pPr>
        <w:pStyle w:val="Heading2"/>
        <w:rPr>
          <w:rFonts w:ascii="Times New Roman" w:hAnsi="Times New Roman" w:cs="Times New Roman"/>
          <w:color w:val="auto"/>
          <w:highlight w:val="yellow"/>
        </w:rPr>
      </w:pPr>
    </w:p>
    <w:p w14:paraId="6C58A47F" w14:textId="77777777" w:rsidR="0069668B" w:rsidRDefault="0069668B" w:rsidP="4D9787F2">
      <w:pPr>
        <w:pStyle w:val="Heading2"/>
        <w:rPr>
          <w:rFonts w:ascii="Times New Roman" w:hAnsi="Times New Roman" w:cs="Times New Roman"/>
          <w:color w:val="auto"/>
          <w:highlight w:val="yellow"/>
        </w:rPr>
      </w:pPr>
    </w:p>
    <w:p w14:paraId="5FFF1B21" w14:textId="4AD50F09" w:rsidR="00A47E84" w:rsidRPr="002B0350" w:rsidRDefault="001D7D9C" w:rsidP="002B0350">
      <w:pPr>
        <w:pStyle w:val="Heading2"/>
        <w:rPr>
          <w:rFonts w:ascii="Times New Roman" w:hAnsi="Times New Roman" w:cs="Times New Roman"/>
          <w:color w:val="auto"/>
          <w:sz w:val="30"/>
          <w:szCs w:val="30"/>
        </w:rPr>
      </w:pPr>
      <w:r w:rsidRPr="002B0350">
        <w:rPr>
          <w:rFonts w:ascii="Times New Roman" w:hAnsi="Times New Roman" w:cs="Times New Roman"/>
          <w:color w:val="auto"/>
          <w:sz w:val="30"/>
          <w:szCs w:val="30"/>
          <w:highlight w:val="yellow"/>
        </w:rPr>
        <w:t>&lt;H2&gt;</w:t>
      </w:r>
      <w:r w:rsidRPr="002B0350">
        <w:rPr>
          <w:rFonts w:ascii="Times New Roman" w:hAnsi="Times New Roman" w:cs="Times New Roman"/>
          <w:color w:val="auto"/>
          <w:sz w:val="30"/>
          <w:szCs w:val="30"/>
        </w:rPr>
        <w:t xml:space="preserve"> </w:t>
      </w:r>
      <w:r w:rsidR="00A47E84" w:rsidRPr="002B0350">
        <w:rPr>
          <w:rFonts w:ascii="Times New Roman" w:hAnsi="Times New Roman" w:cs="Times New Roman"/>
          <w:color w:val="auto"/>
          <w:sz w:val="30"/>
          <w:szCs w:val="30"/>
        </w:rPr>
        <w:t>Writing Electron Configurations</w:t>
      </w:r>
    </w:p>
    <w:p w14:paraId="58C09F8C" w14:textId="77777777" w:rsidR="00A47E84" w:rsidRPr="007E73FA" w:rsidRDefault="00A47E84" w:rsidP="00A47E84">
      <w:pPr>
        <w:pStyle w:val="NoSpacing"/>
        <w:rPr>
          <w:rFonts w:ascii="Times New Roman" w:hAnsi="Times New Roman" w:cs="Times New Roman"/>
        </w:rPr>
      </w:pPr>
    </w:p>
    <w:p w14:paraId="02DCB071" w14:textId="7B2F8CDC" w:rsidR="00A47E84" w:rsidRPr="002B0350" w:rsidRDefault="25914E27" w:rsidP="00A47E84">
      <w:pPr>
        <w:pStyle w:val="NoSpacing"/>
        <w:rPr>
          <w:rFonts w:ascii="Times New Roman" w:hAnsi="Times New Roman" w:cs="Times New Roman"/>
          <w:sz w:val="20"/>
          <w:szCs w:val="20"/>
        </w:rPr>
      </w:pPr>
      <w:commentRangeStart w:id="28"/>
      <w:commentRangeStart w:id="29"/>
      <w:r w:rsidRPr="002B0350">
        <w:rPr>
          <w:rFonts w:ascii="Times New Roman" w:hAnsi="Times New Roman" w:cs="Times New Roman"/>
          <w:sz w:val="20"/>
          <w:szCs w:val="20"/>
        </w:rPr>
        <w:t>Let</w:t>
      </w:r>
      <w:r w:rsidR="00175159" w:rsidRPr="002B0350">
        <w:rPr>
          <w:rFonts w:ascii="Times New Roman" w:hAnsi="Times New Roman" w:cs="Times New Roman"/>
          <w:sz w:val="20"/>
          <w:szCs w:val="20"/>
        </w:rPr>
        <w:t xml:space="preserve"> u</w:t>
      </w:r>
      <w:r w:rsidRPr="002B0350">
        <w:rPr>
          <w:rFonts w:ascii="Times New Roman" w:hAnsi="Times New Roman" w:cs="Times New Roman"/>
          <w:sz w:val="20"/>
          <w:szCs w:val="20"/>
        </w:rPr>
        <w:t>s</w:t>
      </w:r>
      <w:commentRangeEnd w:id="28"/>
      <w:r w:rsidR="00E53270" w:rsidRPr="002B0350">
        <w:rPr>
          <w:rStyle w:val="CommentReference"/>
          <w:rFonts w:ascii="Times New Roman" w:hAnsi="Times New Roman" w:cs="Times New Roman"/>
          <w:sz w:val="20"/>
          <w:szCs w:val="20"/>
        </w:rPr>
        <w:commentReference w:id="28"/>
      </w:r>
      <w:commentRangeEnd w:id="29"/>
      <w:r w:rsidR="00D33B68" w:rsidRPr="002B0350">
        <w:rPr>
          <w:rStyle w:val="CommentReference"/>
          <w:rFonts w:ascii="Times New Roman" w:hAnsi="Times New Roman" w:cs="Times New Roman"/>
          <w:sz w:val="20"/>
          <w:szCs w:val="20"/>
        </w:rPr>
        <w:commentReference w:id="29"/>
      </w:r>
      <w:r w:rsidR="00E53270" w:rsidRPr="002B0350">
        <w:rPr>
          <w:rFonts w:ascii="Times New Roman" w:hAnsi="Times New Roman" w:cs="Times New Roman"/>
          <w:sz w:val="20"/>
          <w:szCs w:val="20"/>
        </w:rPr>
        <w:t xml:space="preserve"> write the electronic configuration of</w:t>
      </w:r>
      <w:r w:rsidR="7B16B213" w:rsidRPr="002B0350">
        <w:rPr>
          <w:rFonts w:ascii="Times New Roman" w:hAnsi="Times New Roman" w:cs="Times New Roman"/>
          <w:sz w:val="20"/>
          <w:szCs w:val="20"/>
        </w:rPr>
        <w:t xml:space="preserve"> a</w:t>
      </w:r>
      <w:r w:rsidR="00D33B68" w:rsidRPr="002B0350">
        <w:rPr>
          <w:rFonts w:ascii="Times New Roman" w:hAnsi="Times New Roman" w:cs="Times New Roman"/>
          <w:sz w:val="20"/>
          <w:szCs w:val="20"/>
        </w:rPr>
        <w:t xml:space="preserve"> </w:t>
      </w:r>
      <w:r w:rsidR="00D33B68" w:rsidRPr="002B0350">
        <w:rPr>
          <w:rFonts w:ascii="Times New Roman" w:hAnsi="Times New Roman" w:cs="Times New Roman"/>
          <w:sz w:val="20"/>
          <w:szCs w:val="20"/>
          <w:highlight w:val="yellow"/>
        </w:rPr>
        <w:t>sodium</w:t>
      </w:r>
      <w:r w:rsidR="00D33B68" w:rsidRPr="002B0350">
        <w:rPr>
          <w:rFonts w:ascii="Times New Roman" w:hAnsi="Times New Roman" w:cs="Times New Roman"/>
          <w:sz w:val="20"/>
          <w:szCs w:val="20"/>
        </w:rPr>
        <w:t xml:space="preserve"> </w:t>
      </w:r>
      <w:proofErr w:type="gramStart"/>
      <w:r w:rsidR="00D33B68" w:rsidRPr="002B0350">
        <w:rPr>
          <w:rFonts w:ascii="Times New Roman" w:hAnsi="Times New Roman" w:cs="Times New Roman"/>
          <w:sz w:val="20"/>
          <w:szCs w:val="20"/>
          <w:highlight w:val="yellow"/>
        </w:rPr>
        <w:t>(</w:t>
      </w:r>
      <w:r w:rsidR="00E53270" w:rsidRPr="002B0350">
        <w:rPr>
          <w:rFonts w:ascii="Times New Roman" w:hAnsi="Times New Roman" w:cs="Times New Roman"/>
          <w:sz w:val="20"/>
          <w:szCs w:val="20"/>
        </w:rPr>
        <w:t xml:space="preserve"> </w:t>
      </w:r>
      <w:commentRangeStart w:id="30"/>
      <w:commentRangeStart w:id="31"/>
      <w:r w:rsidR="00E53270" w:rsidRPr="002B0350">
        <w:rPr>
          <w:rFonts w:ascii="Times New Roman" w:hAnsi="Times New Roman" w:cs="Times New Roman"/>
          <w:sz w:val="20"/>
          <w:szCs w:val="20"/>
        </w:rPr>
        <w:t>Na</w:t>
      </w:r>
      <w:proofErr w:type="gramEnd"/>
      <w:r w:rsidR="00E53270" w:rsidRPr="002B0350">
        <w:rPr>
          <w:rFonts w:ascii="Times New Roman" w:hAnsi="Times New Roman" w:cs="Times New Roman"/>
          <w:sz w:val="20"/>
          <w:szCs w:val="20"/>
        </w:rPr>
        <w:t xml:space="preserve"> </w:t>
      </w:r>
      <w:commentRangeEnd w:id="30"/>
      <w:r w:rsidR="00E53270" w:rsidRPr="002B0350">
        <w:rPr>
          <w:rStyle w:val="CommentReference"/>
          <w:rFonts w:ascii="Times New Roman" w:hAnsi="Times New Roman" w:cs="Times New Roman"/>
          <w:sz w:val="20"/>
          <w:szCs w:val="20"/>
        </w:rPr>
        <w:commentReference w:id="30"/>
      </w:r>
      <w:commentRangeEnd w:id="31"/>
      <w:r w:rsidR="00D33B68" w:rsidRPr="002B0350">
        <w:rPr>
          <w:rStyle w:val="CommentReference"/>
          <w:rFonts w:ascii="Times New Roman" w:hAnsi="Times New Roman" w:cs="Times New Roman"/>
          <w:sz w:val="20"/>
          <w:szCs w:val="20"/>
        </w:rPr>
        <w:commentReference w:id="31"/>
      </w:r>
      <w:r w:rsidR="00D33B68" w:rsidRPr="002B0350">
        <w:rPr>
          <w:rFonts w:ascii="Times New Roman" w:hAnsi="Times New Roman" w:cs="Times New Roman"/>
          <w:sz w:val="20"/>
          <w:szCs w:val="20"/>
          <w:highlight w:val="yellow"/>
        </w:rPr>
        <w:t>)</w:t>
      </w:r>
      <w:r w:rsidR="00D33B68" w:rsidRPr="002B0350">
        <w:rPr>
          <w:rFonts w:ascii="Times New Roman" w:hAnsi="Times New Roman" w:cs="Times New Roman"/>
          <w:sz w:val="20"/>
          <w:szCs w:val="20"/>
        </w:rPr>
        <w:t xml:space="preserve"> </w:t>
      </w:r>
      <w:r w:rsidR="00E53270" w:rsidRPr="002B0350">
        <w:rPr>
          <w:rFonts w:ascii="Times New Roman" w:hAnsi="Times New Roman" w:cs="Times New Roman"/>
          <w:sz w:val="20"/>
          <w:szCs w:val="20"/>
        </w:rPr>
        <w:t xml:space="preserve">atom, one of the elements of </w:t>
      </w:r>
      <w:r w:rsidR="29E49E9B" w:rsidRPr="002B0350">
        <w:rPr>
          <w:rFonts w:ascii="Times New Roman" w:hAnsi="Times New Roman" w:cs="Times New Roman"/>
          <w:sz w:val="20"/>
          <w:szCs w:val="20"/>
        </w:rPr>
        <w:t xml:space="preserve">the </w:t>
      </w:r>
      <w:r w:rsidR="00E53270" w:rsidRPr="002B0350">
        <w:rPr>
          <w:rFonts w:ascii="Times New Roman" w:hAnsi="Times New Roman" w:cs="Times New Roman"/>
          <w:sz w:val="20"/>
          <w:szCs w:val="20"/>
        </w:rPr>
        <w:t xml:space="preserve">compound salt (NaCl). It has 11 </w:t>
      </w:r>
      <w:r w:rsidR="00A47E84" w:rsidRPr="002B0350">
        <w:rPr>
          <w:rFonts w:ascii="Times New Roman" w:hAnsi="Times New Roman" w:cs="Times New Roman"/>
          <w:sz w:val="20"/>
          <w:szCs w:val="20"/>
        </w:rPr>
        <w:t>electrons</w:t>
      </w:r>
      <w:r w:rsidR="00E53270" w:rsidRPr="002B0350">
        <w:rPr>
          <w:rFonts w:ascii="Times New Roman" w:hAnsi="Times New Roman" w:cs="Times New Roman"/>
          <w:sz w:val="20"/>
          <w:szCs w:val="20"/>
        </w:rPr>
        <w:t>. Therefore</w:t>
      </w:r>
      <w:r w:rsidR="00CB6DB4" w:rsidRPr="002B0350">
        <w:rPr>
          <w:rFonts w:ascii="Times New Roman" w:hAnsi="Times New Roman" w:cs="Times New Roman"/>
          <w:sz w:val="20"/>
          <w:szCs w:val="20"/>
        </w:rPr>
        <w:t>,</w:t>
      </w:r>
      <w:r w:rsidR="00A47E84" w:rsidRPr="002B0350">
        <w:rPr>
          <w:rFonts w:ascii="Times New Roman" w:hAnsi="Times New Roman" w:cs="Times New Roman"/>
          <w:sz w:val="20"/>
          <w:szCs w:val="20"/>
        </w:rPr>
        <w:t xml:space="preserve"> </w:t>
      </w:r>
      <w:r w:rsidR="6C397612" w:rsidRPr="002B0350">
        <w:rPr>
          <w:rFonts w:ascii="Times New Roman" w:hAnsi="Times New Roman" w:cs="Times New Roman"/>
          <w:sz w:val="20"/>
          <w:szCs w:val="20"/>
        </w:rPr>
        <w:t xml:space="preserve">it </w:t>
      </w:r>
      <w:r w:rsidR="00A47E84" w:rsidRPr="002B0350">
        <w:rPr>
          <w:rFonts w:ascii="Times New Roman" w:hAnsi="Times New Roman" w:cs="Times New Roman"/>
          <w:sz w:val="20"/>
          <w:szCs w:val="20"/>
        </w:rPr>
        <w:t>is 1s² 2s² 2p</w:t>
      </w:r>
      <w:r w:rsidR="00E53270" w:rsidRPr="002B0350">
        <w:rPr>
          <w:rFonts w:ascii="Times New Roman" w:hAnsi="Times New Roman" w:cs="Times New Roman"/>
          <w:sz w:val="20"/>
          <w:szCs w:val="20"/>
          <w:vertAlign w:val="superscript"/>
        </w:rPr>
        <w:t>6</w:t>
      </w:r>
      <w:r w:rsidR="00E53270" w:rsidRPr="002B0350">
        <w:rPr>
          <w:rFonts w:ascii="Times New Roman" w:hAnsi="Times New Roman" w:cs="Times New Roman"/>
          <w:sz w:val="20"/>
          <w:szCs w:val="20"/>
        </w:rPr>
        <w:t xml:space="preserve"> 3s</w:t>
      </w:r>
      <w:r w:rsidR="00E53270" w:rsidRPr="002B0350">
        <w:rPr>
          <w:rFonts w:ascii="Times New Roman" w:hAnsi="Times New Roman" w:cs="Times New Roman"/>
          <w:sz w:val="20"/>
          <w:szCs w:val="20"/>
          <w:vertAlign w:val="superscript"/>
        </w:rPr>
        <w:t>1</w:t>
      </w:r>
      <w:r w:rsidR="00E53270" w:rsidRPr="002B0350">
        <w:rPr>
          <w:rFonts w:ascii="Times New Roman" w:hAnsi="Times New Roman" w:cs="Times New Roman"/>
          <w:sz w:val="20"/>
          <w:szCs w:val="20"/>
        </w:rPr>
        <w:t xml:space="preserve">. </w:t>
      </w:r>
      <w:r w:rsidR="00A47E84" w:rsidRPr="002B0350">
        <w:rPr>
          <w:rFonts w:ascii="Times New Roman" w:hAnsi="Times New Roman" w:cs="Times New Roman"/>
          <w:sz w:val="20"/>
          <w:szCs w:val="20"/>
        </w:rPr>
        <w:t>This tells us</w:t>
      </w:r>
      <w:r w:rsidR="7D4E4D01" w:rsidRPr="002B0350">
        <w:rPr>
          <w:rFonts w:ascii="Times New Roman" w:hAnsi="Times New Roman" w:cs="Times New Roman"/>
          <w:sz w:val="20"/>
          <w:szCs w:val="20"/>
        </w:rPr>
        <w:t xml:space="preserve"> that</w:t>
      </w:r>
      <w:r w:rsidR="00A95763" w:rsidRPr="002B0350">
        <w:rPr>
          <w:rFonts w:ascii="Times New Roman" w:hAnsi="Times New Roman" w:cs="Times New Roman"/>
          <w:sz w:val="20"/>
          <w:szCs w:val="20"/>
        </w:rPr>
        <w:t xml:space="preserve"> there are: </w:t>
      </w:r>
      <w:r w:rsidR="4504C6A0" w:rsidRPr="002B0350">
        <w:rPr>
          <w:rFonts w:ascii="Times New Roman" w:hAnsi="Times New Roman" w:cs="Times New Roman"/>
          <w:sz w:val="20"/>
          <w:szCs w:val="20"/>
        </w:rPr>
        <w:t>two</w:t>
      </w:r>
      <w:r w:rsidR="00A47E84" w:rsidRPr="002B0350">
        <w:rPr>
          <w:rFonts w:ascii="Times New Roman" w:hAnsi="Times New Roman" w:cs="Times New Roman"/>
          <w:sz w:val="20"/>
          <w:szCs w:val="20"/>
        </w:rPr>
        <w:t xml:space="preserve"> electrons </w:t>
      </w:r>
      <w:r w:rsidR="00FA6005" w:rsidRPr="002B0350">
        <w:rPr>
          <w:rFonts w:ascii="Times New Roman" w:hAnsi="Times New Roman" w:cs="Times New Roman"/>
          <w:sz w:val="20"/>
          <w:szCs w:val="20"/>
        </w:rPr>
        <w:t>at</w:t>
      </w:r>
      <w:r w:rsidR="00A47E84" w:rsidRPr="002B0350">
        <w:rPr>
          <w:rFonts w:ascii="Times New Roman" w:hAnsi="Times New Roman" w:cs="Times New Roman"/>
          <w:sz w:val="20"/>
          <w:szCs w:val="20"/>
        </w:rPr>
        <w:t xml:space="preserve"> the </w:t>
      </w:r>
      <w:r w:rsidR="1C004561" w:rsidRPr="002B0350">
        <w:rPr>
          <w:rFonts w:ascii="Times New Roman" w:hAnsi="Times New Roman" w:cs="Times New Roman"/>
          <w:sz w:val="20"/>
          <w:szCs w:val="20"/>
        </w:rPr>
        <w:t>fir</w:t>
      </w:r>
      <w:r w:rsidR="00A47E84" w:rsidRPr="002B0350">
        <w:rPr>
          <w:rFonts w:ascii="Times New Roman" w:hAnsi="Times New Roman" w:cs="Times New Roman"/>
          <w:sz w:val="20"/>
          <w:szCs w:val="20"/>
        </w:rPr>
        <w:t>st energy level, s orbital.</w:t>
      </w:r>
    </w:p>
    <w:p w14:paraId="67699E83" w14:textId="7C721AE6" w:rsidR="00A47E84" w:rsidRPr="002B0350" w:rsidRDefault="2532C5A9"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eight</w:t>
      </w:r>
      <w:r w:rsidR="00A47E84" w:rsidRPr="002B0350">
        <w:rPr>
          <w:rFonts w:ascii="Times New Roman" w:hAnsi="Times New Roman" w:cs="Times New Roman"/>
          <w:sz w:val="20"/>
          <w:szCs w:val="20"/>
        </w:rPr>
        <w:t xml:space="preserve"> electrons </w:t>
      </w:r>
      <w:r w:rsidR="00D33B68" w:rsidRPr="002B0350">
        <w:rPr>
          <w:rFonts w:ascii="Times New Roman" w:hAnsi="Times New Roman" w:cs="Times New Roman"/>
          <w:sz w:val="20"/>
          <w:szCs w:val="20"/>
        </w:rPr>
        <w:t>at</w:t>
      </w:r>
      <w:r w:rsidR="00A47E84" w:rsidRPr="002B0350">
        <w:rPr>
          <w:rFonts w:ascii="Times New Roman" w:hAnsi="Times New Roman" w:cs="Times New Roman"/>
          <w:sz w:val="20"/>
          <w:szCs w:val="20"/>
        </w:rPr>
        <w:t xml:space="preserve"> the </w:t>
      </w:r>
      <w:r w:rsidR="57D42963" w:rsidRPr="002B0350">
        <w:rPr>
          <w:rFonts w:ascii="Times New Roman" w:hAnsi="Times New Roman" w:cs="Times New Roman"/>
          <w:sz w:val="20"/>
          <w:szCs w:val="20"/>
        </w:rPr>
        <w:t>seco</w:t>
      </w:r>
      <w:r w:rsidR="00A47E84" w:rsidRPr="002B0350">
        <w:rPr>
          <w:rFonts w:ascii="Times New Roman" w:hAnsi="Times New Roman" w:cs="Times New Roman"/>
          <w:sz w:val="20"/>
          <w:szCs w:val="20"/>
        </w:rPr>
        <w:t>nd energy level, distributed across the s and p orbitals.</w:t>
      </w:r>
    </w:p>
    <w:p w14:paraId="6C238BEE" w14:textId="07C137B3" w:rsidR="008F49E0" w:rsidRPr="002B0350" w:rsidRDefault="25BF17E2"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one</w:t>
      </w:r>
      <w:r w:rsidR="008F49E0" w:rsidRPr="002B0350">
        <w:rPr>
          <w:rFonts w:ascii="Times New Roman" w:hAnsi="Times New Roman" w:cs="Times New Roman"/>
          <w:sz w:val="20"/>
          <w:szCs w:val="20"/>
        </w:rPr>
        <w:t xml:space="preserve"> electron in </w:t>
      </w:r>
      <w:r w:rsidR="5A97450A" w:rsidRPr="002B0350">
        <w:rPr>
          <w:rFonts w:ascii="Times New Roman" w:hAnsi="Times New Roman" w:cs="Times New Roman"/>
          <w:sz w:val="20"/>
          <w:szCs w:val="20"/>
        </w:rPr>
        <w:t>third</w:t>
      </w:r>
      <w:r w:rsidR="008F49E0" w:rsidRPr="002B0350">
        <w:rPr>
          <w:rFonts w:ascii="Times New Roman" w:hAnsi="Times New Roman" w:cs="Times New Roman"/>
          <w:sz w:val="20"/>
          <w:szCs w:val="20"/>
        </w:rPr>
        <w:t xml:space="preserve"> energy level, s orbital.</w:t>
      </w:r>
    </w:p>
    <w:p w14:paraId="59F30206" w14:textId="43ED6362" w:rsidR="00A47E84" w:rsidRPr="002B0350" w:rsidRDefault="00A47E84"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 xml:space="preserve">By understanding this, </w:t>
      </w:r>
      <w:r w:rsidR="008817B4" w:rsidRPr="002B0350">
        <w:rPr>
          <w:rFonts w:ascii="Times New Roman" w:hAnsi="Times New Roman" w:cs="Times New Roman"/>
          <w:sz w:val="20"/>
          <w:szCs w:val="20"/>
        </w:rPr>
        <w:t>you</w:t>
      </w:r>
      <w:r w:rsidRPr="002B0350">
        <w:rPr>
          <w:rFonts w:ascii="Times New Roman" w:hAnsi="Times New Roman" w:cs="Times New Roman"/>
          <w:sz w:val="20"/>
          <w:szCs w:val="20"/>
        </w:rPr>
        <w:t xml:space="preserve"> can predict how </w:t>
      </w:r>
      <w:r w:rsidR="008817B4" w:rsidRPr="002B0350">
        <w:rPr>
          <w:rFonts w:ascii="Times New Roman" w:hAnsi="Times New Roman" w:cs="Times New Roman"/>
          <w:sz w:val="20"/>
          <w:szCs w:val="20"/>
        </w:rPr>
        <w:t xml:space="preserve">sodium </w:t>
      </w:r>
      <w:r w:rsidRPr="002B0350">
        <w:rPr>
          <w:rFonts w:ascii="Times New Roman" w:hAnsi="Times New Roman" w:cs="Times New Roman"/>
          <w:sz w:val="20"/>
          <w:szCs w:val="20"/>
        </w:rPr>
        <w:t>will bond with other atoms.</w:t>
      </w:r>
    </w:p>
    <w:p w14:paraId="5AA18961" w14:textId="77777777" w:rsidR="00AA5B52" w:rsidRPr="002B0350" w:rsidRDefault="00AA5B52" w:rsidP="00A47E84">
      <w:pPr>
        <w:pStyle w:val="NoSpacing"/>
        <w:rPr>
          <w:rFonts w:ascii="Times New Roman" w:hAnsi="Times New Roman" w:cs="Times New Roman"/>
          <w:b/>
          <w:sz w:val="20"/>
          <w:szCs w:val="20"/>
        </w:rPr>
      </w:pPr>
    </w:p>
    <w:p w14:paraId="022028FB" w14:textId="77777777" w:rsidR="00AA5B52" w:rsidRPr="002B0350" w:rsidRDefault="00AA5B52" w:rsidP="00AA5B52">
      <w:pPr>
        <w:pStyle w:val="NoSpacing"/>
        <w:rPr>
          <w:rFonts w:ascii="Times New Roman" w:hAnsi="Times New Roman" w:cs="Times New Roman"/>
          <w:sz w:val="20"/>
          <w:szCs w:val="20"/>
        </w:rPr>
      </w:pPr>
      <w:r w:rsidRPr="002B0350">
        <w:rPr>
          <w:rFonts w:ascii="Times New Roman" w:hAnsi="Times New Roman" w:cs="Times New Roman"/>
          <w:b/>
          <w:bCs/>
          <w:sz w:val="20"/>
          <w:szCs w:val="20"/>
        </w:rPr>
        <w:t>Solved Problem:</w:t>
      </w:r>
      <w:r w:rsidRPr="002B0350">
        <w:rPr>
          <w:rFonts w:ascii="Times New Roman" w:hAnsi="Times New Roman" w:cs="Times New Roman"/>
          <w:sz w:val="20"/>
          <w:szCs w:val="20"/>
        </w:rPr>
        <w:t xml:space="preserve"> Copper has an electron configuration of 1s² 2s² 2p⁶ 3s² 3p⁶ 3d¹⁰ 4s¹. Explain why copper </w:t>
      </w:r>
      <w:commentRangeStart w:id="32"/>
      <w:commentRangeStart w:id="33"/>
      <w:r w:rsidRPr="002B0350">
        <w:rPr>
          <w:rFonts w:ascii="Times New Roman" w:hAnsi="Times New Roman" w:cs="Times New Roman"/>
          <w:sz w:val="20"/>
          <w:szCs w:val="20"/>
        </w:rPr>
        <w:t>is stable</w:t>
      </w:r>
      <w:commentRangeEnd w:id="32"/>
      <w:r w:rsidRPr="002B0350">
        <w:rPr>
          <w:rStyle w:val="CommentReference"/>
          <w:rFonts w:ascii="Times New Roman" w:hAnsi="Times New Roman" w:cs="Times New Roman"/>
          <w:sz w:val="20"/>
          <w:szCs w:val="20"/>
        </w:rPr>
        <w:commentReference w:id="32"/>
      </w:r>
      <w:commentRangeEnd w:id="33"/>
      <w:r w:rsidRPr="002B0350">
        <w:rPr>
          <w:rStyle w:val="CommentReference"/>
          <w:rFonts w:ascii="Times New Roman" w:hAnsi="Times New Roman" w:cs="Times New Roman"/>
          <w:sz w:val="20"/>
          <w:szCs w:val="20"/>
        </w:rPr>
        <w:commentReference w:id="33"/>
      </w:r>
      <w:r w:rsidRPr="002B0350">
        <w:rPr>
          <w:rFonts w:ascii="Times New Roman" w:hAnsi="Times New Roman" w:cs="Times New Roman"/>
          <w:sz w:val="20"/>
          <w:szCs w:val="20"/>
        </w:rPr>
        <w:t xml:space="preserve"> and how this configuration relates to its use in electrical wiring.</w:t>
      </w:r>
    </w:p>
    <w:p w14:paraId="26D0D763" w14:textId="77777777" w:rsidR="00AA5B52" w:rsidRPr="002B0350" w:rsidRDefault="00AA5B52" w:rsidP="00AA5B52">
      <w:pPr>
        <w:pStyle w:val="NoSpacing"/>
        <w:rPr>
          <w:rFonts w:ascii="Times New Roman" w:hAnsi="Times New Roman" w:cs="Times New Roman"/>
          <w:sz w:val="20"/>
          <w:szCs w:val="20"/>
        </w:rPr>
      </w:pPr>
    </w:p>
    <w:p w14:paraId="34E3BF45" w14:textId="2AC7492E" w:rsidR="00AA5B52" w:rsidRPr="002B0350" w:rsidRDefault="00AA5B52" w:rsidP="00AA5B52">
      <w:pPr>
        <w:pStyle w:val="NoSpacing"/>
        <w:rPr>
          <w:rFonts w:ascii="Times New Roman" w:hAnsi="Times New Roman" w:cs="Times New Roman"/>
          <w:sz w:val="20"/>
          <w:szCs w:val="20"/>
        </w:rPr>
      </w:pPr>
      <w:r w:rsidRPr="002B0350">
        <w:rPr>
          <w:rFonts w:ascii="Times New Roman" w:hAnsi="Times New Roman" w:cs="Times New Roman"/>
          <w:sz w:val="20"/>
          <w:szCs w:val="20"/>
        </w:rPr>
        <w:t xml:space="preserve">The 3d subshell is </w:t>
      </w:r>
      <w:proofErr w:type="gramStart"/>
      <w:r w:rsidRPr="002B0350">
        <w:rPr>
          <w:rFonts w:ascii="Times New Roman" w:hAnsi="Times New Roman" w:cs="Times New Roman"/>
          <w:sz w:val="20"/>
          <w:szCs w:val="20"/>
        </w:rPr>
        <w:t>completely filled</w:t>
      </w:r>
      <w:proofErr w:type="gramEnd"/>
      <w:r w:rsidRPr="002B0350">
        <w:rPr>
          <w:rFonts w:ascii="Times New Roman" w:hAnsi="Times New Roman" w:cs="Times New Roman"/>
          <w:sz w:val="20"/>
          <w:szCs w:val="20"/>
        </w:rPr>
        <w:t xml:space="preserve"> with 10 electrons, which makes copper stable because filled subshells lower energy and minimize electron repulsion.</w:t>
      </w:r>
    </w:p>
    <w:p w14:paraId="202D7D6E" w14:textId="77777777" w:rsidR="00AA5B52" w:rsidRPr="002B0350" w:rsidRDefault="00AA5B52" w:rsidP="00AA5B52">
      <w:pPr>
        <w:pStyle w:val="NoSpacing"/>
        <w:rPr>
          <w:rFonts w:ascii="Times New Roman" w:hAnsi="Times New Roman" w:cs="Times New Roman"/>
          <w:sz w:val="20"/>
          <w:szCs w:val="20"/>
        </w:rPr>
      </w:pPr>
      <w:r w:rsidRPr="002B0350">
        <w:rPr>
          <w:rFonts w:ascii="Times New Roman" w:hAnsi="Times New Roman" w:cs="Times New Roman"/>
          <w:sz w:val="20"/>
          <w:szCs w:val="20"/>
        </w:rPr>
        <w:t>The 4s subshell has 1 electron that can move easily, allowing copper to conduct electricity effectively.</w:t>
      </w:r>
    </w:p>
    <w:p w14:paraId="0C31A3C1" w14:textId="46450405" w:rsidR="00AA5B52" w:rsidRPr="002B0350" w:rsidRDefault="00AA5B52" w:rsidP="00AA5B52">
      <w:pPr>
        <w:pStyle w:val="NoSpacing"/>
        <w:rPr>
          <w:rFonts w:ascii="Times New Roman" w:hAnsi="Times New Roman" w:cs="Times New Roman"/>
          <w:sz w:val="20"/>
          <w:szCs w:val="20"/>
        </w:rPr>
      </w:pPr>
      <w:r w:rsidRPr="002B0350">
        <w:rPr>
          <w:rFonts w:ascii="Times New Roman" w:hAnsi="Times New Roman" w:cs="Times New Roman"/>
          <w:sz w:val="20"/>
          <w:szCs w:val="20"/>
        </w:rPr>
        <w:t>Th</w:t>
      </w:r>
      <w:r w:rsidR="00017D3D" w:rsidRPr="002B0350">
        <w:rPr>
          <w:rFonts w:ascii="Times New Roman" w:hAnsi="Times New Roman" w:cs="Times New Roman"/>
          <w:sz w:val="20"/>
          <w:szCs w:val="20"/>
        </w:rPr>
        <w:t xml:space="preserve">e presence of a </w:t>
      </w:r>
      <w:r w:rsidR="58377565" w:rsidRPr="002B0350">
        <w:rPr>
          <w:rFonts w:ascii="Times New Roman" w:hAnsi="Times New Roman" w:cs="Times New Roman"/>
          <w:sz w:val="20"/>
          <w:szCs w:val="20"/>
        </w:rPr>
        <w:t>single</w:t>
      </w:r>
      <w:r w:rsidR="2C15247E" w:rsidRPr="002B0350">
        <w:rPr>
          <w:rFonts w:ascii="Times New Roman" w:hAnsi="Times New Roman" w:cs="Times New Roman"/>
          <w:sz w:val="20"/>
          <w:szCs w:val="20"/>
        </w:rPr>
        <w:t xml:space="preserve">, </w:t>
      </w:r>
      <w:r w:rsidR="004E1150" w:rsidRPr="002B0350">
        <w:rPr>
          <w:rFonts w:ascii="Times New Roman" w:hAnsi="Times New Roman" w:cs="Times New Roman"/>
          <w:sz w:val="20"/>
          <w:szCs w:val="20"/>
        </w:rPr>
        <w:t>free moving</w:t>
      </w:r>
      <w:r w:rsidRPr="002B0350">
        <w:rPr>
          <w:rFonts w:ascii="Times New Roman" w:hAnsi="Times New Roman" w:cs="Times New Roman"/>
          <w:sz w:val="20"/>
          <w:szCs w:val="20"/>
        </w:rPr>
        <w:t xml:space="preserve"> 4s electron </w:t>
      </w:r>
      <w:r w:rsidR="58E760E2" w:rsidRPr="002B0350">
        <w:rPr>
          <w:rFonts w:ascii="Times New Roman" w:hAnsi="Times New Roman" w:cs="Times New Roman"/>
          <w:sz w:val="20"/>
          <w:szCs w:val="20"/>
        </w:rPr>
        <w:t xml:space="preserve">is </w:t>
      </w:r>
      <w:r w:rsidRPr="002B0350">
        <w:rPr>
          <w:rFonts w:ascii="Times New Roman" w:hAnsi="Times New Roman" w:cs="Times New Roman"/>
          <w:sz w:val="20"/>
          <w:szCs w:val="20"/>
        </w:rPr>
        <w:t xml:space="preserve">why copper is commonly used in wiring, as it </w:t>
      </w:r>
      <w:r w:rsidR="196B49F7" w:rsidRPr="002B0350">
        <w:rPr>
          <w:rFonts w:ascii="Times New Roman" w:hAnsi="Times New Roman" w:cs="Times New Roman"/>
          <w:sz w:val="20"/>
          <w:szCs w:val="20"/>
        </w:rPr>
        <w:t>makes copper electrically conductive.</w:t>
      </w:r>
    </w:p>
    <w:p w14:paraId="6763DED4" w14:textId="77777777" w:rsidR="00AA5B52" w:rsidRPr="002B0350" w:rsidRDefault="00AA5B52" w:rsidP="00A47E84">
      <w:pPr>
        <w:pStyle w:val="NoSpacing"/>
        <w:rPr>
          <w:rFonts w:ascii="Times New Roman" w:hAnsi="Times New Roman" w:cs="Times New Roman"/>
          <w:sz w:val="20"/>
          <w:szCs w:val="20"/>
        </w:rPr>
      </w:pPr>
    </w:p>
    <w:p w14:paraId="7D68624C" w14:textId="77777777" w:rsidR="00AA5B52" w:rsidRPr="002B0350" w:rsidRDefault="00AA5B52" w:rsidP="00A47E84">
      <w:pPr>
        <w:pStyle w:val="NoSpacing"/>
        <w:rPr>
          <w:rFonts w:ascii="Times New Roman" w:hAnsi="Times New Roman" w:cs="Times New Roman"/>
          <w:sz w:val="20"/>
          <w:szCs w:val="20"/>
        </w:rPr>
      </w:pPr>
    </w:p>
    <w:p w14:paraId="54B4220E" w14:textId="77777777" w:rsidR="00A47E84" w:rsidRPr="002B0350" w:rsidRDefault="00A47E84"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Examples of Stability:</w:t>
      </w:r>
    </w:p>
    <w:p w14:paraId="1D8B60DC" w14:textId="77777777" w:rsidR="00A47E84" w:rsidRPr="002B0350" w:rsidRDefault="00A47E84" w:rsidP="00A47E84">
      <w:pPr>
        <w:pStyle w:val="NoSpacing"/>
        <w:rPr>
          <w:rFonts w:ascii="Times New Roman" w:hAnsi="Times New Roman" w:cs="Times New Roman"/>
          <w:sz w:val="20"/>
          <w:szCs w:val="20"/>
        </w:rPr>
      </w:pPr>
    </w:p>
    <w:p w14:paraId="070F8F5F" w14:textId="77777777" w:rsidR="00A47E84" w:rsidRPr="002B0350" w:rsidRDefault="00A47E84"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 xml:space="preserve">Copper (Cu): The electron configuration 1s² 2s² 2p⁶ 3s² 3p⁶ 3d¹⁰ 4s¹ shows </w:t>
      </w:r>
      <w:proofErr w:type="gramStart"/>
      <w:r w:rsidRPr="002B0350">
        <w:rPr>
          <w:rFonts w:ascii="Times New Roman" w:hAnsi="Times New Roman" w:cs="Times New Roman"/>
          <w:sz w:val="20"/>
          <w:szCs w:val="20"/>
        </w:rPr>
        <w:t>a completely filled</w:t>
      </w:r>
      <w:proofErr w:type="gramEnd"/>
      <w:r w:rsidRPr="002B0350">
        <w:rPr>
          <w:rFonts w:ascii="Times New Roman" w:hAnsi="Times New Roman" w:cs="Times New Roman"/>
          <w:sz w:val="20"/>
          <w:szCs w:val="20"/>
        </w:rPr>
        <w:t xml:space="preserve"> 3d subshell, </w:t>
      </w:r>
      <w:commentRangeStart w:id="34"/>
      <w:commentRangeStart w:id="35"/>
      <w:r w:rsidRPr="002B0350">
        <w:rPr>
          <w:rFonts w:ascii="Times New Roman" w:hAnsi="Times New Roman" w:cs="Times New Roman"/>
          <w:sz w:val="20"/>
          <w:szCs w:val="20"/>
        </w:rPr>
        <w:t>leading to greater stability</w:t>
      </w:r>
      <w:commentRangeEnd w:id="34"/>
      <w:r w:rsidRPr="002B0350">
        <w:rPr>
          <w:rStyle w:val="CommentReference"/>
          <w:rFonts w:ascii="Times New Roman" w:hAnsi="Times New Roman" w:cs="Times New Roman"/>
          <w:sz w:val="20"/>
          <w:szCs w:val="20"/>
        </w:rPr>
        <w:commentReference w:id="34"/>
      </w:r>
      <w:commentRangeEnd w:id="35"/>
      <w:r w:rsidRPr="002B0350">
        <w:rPr>
          <w:rStyle w:val="CommentReference"/>
          <w:rFonts w:ascii="Times New Roman" w:hAnsi="Times New Roman" w:cs="Times New Roman"/>
          <w:sz w:val="20"/>
          <w:szCs w:val="20"/>
        </w:rPr>
        <w:commentReference w:id="35"/>
      </w:r>
      <w:r w:rsidRPr="002B0350">
        <w:rPr>
          <w:rFonts w:ascii="Times New Roman" w:hAnsi="Times New Roman" w:cs="Times New Roman"/>
          <w:sz w:val="20"/>
          <w:szCs w:val="20"/>
        </w:rPr>
        <w:t>, which is why copper is often used in wiring.</w:t>
      </w:r>
    </w:p>
    <w:p w14:paraId="7AFBF2DE" w14:textId="77777777" w:rsidR="00A47E84" w:rsidRPr="002B0350" w:rsidRDefault="00A47E84"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 xml:space="preserve">Chromium (Cr): 1s² 2s² 2p⁶ 3s² 3p⁶ 3d⁵ 4s¹ has a half-filled 3d subshell, providing </w:t>
      </w:r>
      <w:commentRangeStart w:id="36"/>
      <w:commentRangeStart w:id="37"/>
      <w:r w:rsidRPr="002B0350">
        <w:rPr>
          <w:rFonts w:ascii="Times New Roman" w:hAnsi="Times New Roman" w:cs="Times New Roman"/>
          <w:sz w:val="20"/>
          <w:szCs w:val="20"/>
        </w:rPr>
        <w:t xml:space="preserve">stability </w:t>
      </w:r>
      <w:commentRangeEnd w:id="36"/>
      <w:r w:rsidRPr="002B0350">
        <w:rPr>
          <w:rStyle w:val="CommentReference"/>
          <w:rFonts w:ascii="Times New Roman" w:hAnsi="Times New Roman" w:cs="Times New Roman"/>
          <w:sz w:val="20"/>
          <w:szCs w:val="20"/>
        </w:rPr>
        <w:commentReference w:id="36"/>
      </w:r>
      <w:commentRangeEnd w:id="37"/>
      <w:r w:rsidRPr="002B0350">
        <w:rPr>
          <w:rStyle w:val="CommentReference"/>
          <w:rFonts w:ascii="Times New Roman" w:hAnsi="Times New Roman" w:cs="Times New Roman"/>
          <w:sz w:val="20"/>
          <w:szCs w:val="20"/>
        </w:rPr>
        <w:commentReference w:id="37"/>
      </w:r>
      <w:r w:rsidRPr="002B0350">
        <w:rPr>
          <w:rFonts w:ascii="Times New Roman" w:hAnsi="Times New Roman" w:cs="Times New Roman"/>
          <w:sz w:val="20"/>
          <w:szCs w:val="20"/>
        </w:rPr>
        <w:t>and making it useful in various alloys.</w:t>
      </w:r>
    </w:p>
    <w:p w14:paraId="2EA13A2B" w14:textId="77777777" w:rsidR="00A47E84" w:rsidRPr="002B0350" w:rsidRDefault="00A47E84" w:rsidP="00A47E84">
      <w:pPr>
        <w:pStyle w:val="NoSpacing"/>
        <w:rPr>
          <w:rFonts w:ascii="Times New Roman" w:hAnsi="Times New Roman" w:cs="Times New Roman"/>
          <w:sz w:val="20"/>
          <w:szCs w:val="20"/>
        </w:rPr>
      </w:pPr>
    </w:p>
    <w:p w14:paraId="7A413F7C" w14:textId="30D51F99" w:rsidR="00A47E84" w:rsidRPr="002B0350" w:rsidRDefault="00A47E84" w:rsidP="002B0350">
      <w:pPr>
        <w:pStyle w:val="Heading2"/>
        <w:rPr>
          <w:rFonts w:ascii="Times New Roman" w:hAnsi="Times New Roman" w:cs="Times New Roman"/>
          <w:color w:val="auto"/>
          <w:sz w:val="30"/>
          <w:szCs w:val="30"/>
        </w:rPr>
      </w:pPr>
      <w:r w:rsidRPr="002B0350">
        <w:rPr>
          <w:rFonts w:ascii="Times New Roman" w:hAnsi="Times New Roman" w:cs="Times New Roman"/>
          <w:color w:val="auto"/>
          <w:sz w:val="30"/>
          <w:szCs w:val="30"/>
          <w:highlight w:val="yellow"/>
        </w:rPr>
        <w:t>&lt;</w:t>
      </w:r>
      <w:r w:rsidR="005B6AEA" w:rsidRPr="002B0350">
        <w:rPr>
          <w:rFonts w:ascii="Times New Roman" w:hAnsi="Times New Roman" w:cs="Times New Roman"/>
          <w:color w:val="auto"/>
          <w:sz w:val="30"/>
          <w:szCs w:val="30"/>
          <w:highlight w:val="yellow"/>
        </w:rPr>
        <w:t>H2</w:t>
      </w:r>
      <w:r w:rsidRPr="002B0350">
        <w:rPr>
          <w:rFonts w:ascii="Times New Roman" w:hAnsi="Times New Roman" w:cs="Times New Roman"/>
          <w:color w:val="auto"/>
          <w:sz w:val="30"/>
          <w:szCs w:val="30"/>
          <w:highlight w:val="yellow"/>
        </w:rPr>
        <w:t>&gt;</w:t>
      </w:r>
      <w:r w:rsidRPr="002B0350">
        <w:rPr>
          <w:rFonts w:ascii="Times New Roman" w:hAnsi="Times New Roman" w:cs="Times New Roman"/>
          <w:color w:val="auto"/>
          <w:sz w:val="30"/>
          <w:szCs w:val="30"/>
        </w:rPr>
        <w:t>Progress Check</w:t>
      </w:r>
      <w:r w:rsidR="003172DC" w:rsidRPr="002B0350">
        <w:rPr>
          <w:rFonts w:ascii="Times New Roman" w:hAnsi="Times New Roman" w:cs="Times New Roman"/>
          <w:color w:val="auto"/>
          <w:sz w:val="30"/>
          <w:szCs w:val="30"/>
        </w:rPr>
        <w:t xml:space="preserve"> 3</w:t>
      </w:r>
    </w:p>
    <w:p w14:paraId="342D7D45" w14:textId="3D69759D" w:rsidR="00A47E84" w:rsidRPr="002B0350" w:rsidRDefault="00A47E84"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 xml:space="preserve">Why do noble gases like neon rarely react with other elements, based on their electron configurations? </w:t>
      </w:r>
    </w:p>
    <w:p w14:paraId="502B9868" w14:textId="44553584" w:rsidR="00A47E84" w:rsidRPr="002B0350" w:rsidRDefault="00A47E84"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Consider the electron configuration for oxygen: 1s² 2s² 2p⁴. How might this arrangement explain why oxygen is so reactive and forms bonds easily</w:t>
      </w:r>
      <w:r w:rsidR="79597CF6" w:rsidRPr="002B0350">
        <w:rPr>
          <w:rFonts w:ascii="Times New Roman" w:hAnsi="Times New Roman" w:cs="Times New Roman"/>
          <w:sz w:val="20"/>
          <w:szCs w:val="20"/>
        </w:rPr>
        <w:t>?</w:t>
      </w:r>
    </w:p>
    <w:p w14:paraId="3382AD8A" w14:textId="450EA528" w:rsidR="00A47E84" w:rsidRPr="002B0350" w:rsidRDefault="00A47E84" w:rsidP="00A47E84">
      <w:pPr>
        <w:pStyle w:val="NoSpacing"/>
        <w:rPr>
          <w:rFonts w:ascii="Times New Roman" w:hAnsi="Times New Roman" w:cs="Times New Roman"/>
          <w:sz w:val="20"/>
          <w:szCs w:val="20"/>
        </w:rPr>
      </w:pPr>
      <w:r w:rsidRPr="002B0350">
        <w:rPr>
          <w:rFonts w:ascii="Times New Roman" w:hAnsi="Times New Roman" w:cs="Times New Roman"/>
          <w:sz w:val="20"/>
          <w:szCs w:val="20"/>
        </w:rPr>
        <w:t xml:space="preserve">Explain how the stability of half-filled and </w:t>
      </w:r>
      <w:proofErr w:type="gramStart"/>
      <w:r w:rsidRPr="002B0350">
        <w:rPr>
          <w:rFonts w:ascii="Times New Roman" w:hAnsi="Times New Roman" w:cs="Times New Roman"/>
          <w:sz w:val="20"/>
          <w:szCs w:val="20"/>
        </w:rPr>
        <w:t>completely filled</w:t>
      </w:r>
      <w:proofErr w:type="gramEnd"/>
      <w:r w:rsidRPr="002B0350">
        <w:rPr>
          <w:rFonts w:ascii="Times New Roman" w:hAnsi="Times New Roman" w:cs="Times New Roman"/>
          <w:sz w:val="20"/>
          <w:szCs w:val="20"/>
        </w:rPr>
        <w:t xml:space="preserve"> subshells impacts the reactivity of elements like chromium and copper</w:t>
      </w:r>
      <w:r w:rsidR="00370D22" w:rsidRPr="002B0350">
        <w:rPr>
          <w:rFonts w:ascii="Times New Roman" w:hAnsi="Times New Roman" w:cs="Times New Roman"/>
          <w:sz w:val="20"/>
          <w:szCs w:val="20"/>
        </w:rPr>
        <w:t>.</w:t>
      </w:r>
    </w:p>
    <w:p w14:paraId="37486638" w14:textId="77777777" w:rsidR="00AA5B52" w:rsidRPr="002B0350" w:rsidRDefault="00AA5B52" w:rsidP="00A47E84">
      <w:pPr>
        <w:pStyle w:val="NoSpacing"/>
        <w:rPr>
          <w:rFonts w:ascii="Times New Roman" w:hAnsi="Times New Roman" w:cs="Times New Roman"/>
          <w:sz w:val="20"/>
          <w:szCs w:val="20"/>
        </w:rPr>
      </w:pPr>
    </w:p>
    <w:p w14:paraId="6F863913" w14:textId="60EE08E2" w:rsidR="00AA5B52" w:rsidRPr="002B0350" w:rsidRDefault="005B6AEA" w:rsidP="002B0350">
      <w:pPr>
        <w:pStyle w:val="Heading1"/>
        <w:rPr>
          <w:rStyle w:val="Strong"/>
          <w:rFonts w:ascii="Times New Roman" w:hAnsi="Times New Roman" w:cs="Times New Roman"/>
          <w:b w:val="0"/>
          <w:bCs w:val="0"/>
          <w:color w:val="auto"/>
        </w:rPr>
      </w:pPr>
      <w:bookmarkStart w:id="38" w:name="_Toc179494536"/>
      <w:r w:rsidRPr="002B0350">
        <w:rPr>
          <w:rStyle w:val="Strong"/>
          <w:rFonts w:ascii="Times New Roman" w:hAnsi="Times New Roman" w:cs="Times New Roman"/>
          <w:b w:val="0"/>
          <w:bCs w:val="0"/>
          <w:color w:val="auto"/>
          <w:highlight w:val="yellow"/>
        </w:rPr>
        <w:t>&lt;H1&gt;</w:t>
      </w:r>
      <w:r w:rsidRPr="002B0350">
        <w:rPr>
          <w:rStyle w:val="Strong"/>
          <w:rFonts w:ascii="Times New Roman" w:hAnsi="Times New Roman" w:cs="Times New Roman"/>
          <w:b w:val="0"/>
          <w:bCs w:val="0"/>
          <w:color w:val="auto"/>
        </w:rPr>
        <w:t xml:space="preserve"> </w:t>
      </w:r>
      <w:r w:rsidR="00AA5B52" w:rsidRPr="002B0350">
        <w:rPr>
          <w:rStyle w:val="Strong"/>
          <w:rFonts w:ascii="Times New Roman" w:hAnsi="Times New Roman" w:cs="Times New Roman"/>
          <w:b w:val="0"/>
          <w:bCs w:val="0"/>
          <w:color w:val="auto"/>
        </w:rPr>
        <w:t>Power Up</w:t>
      </w:r>
      <w:bookmarkEnd w:id="38"/>
    </w:p>
    <w:p w14:paraId="26D7BCDD" w14:textId="64982534" w:rsidR="00E12DE2" w:rsidRPr="002B0350" w:rsidRDefault="00E12DE2" w:rsidP="00E12DE2">
      <w:pPr>
        <w:rPr>
          <w:rFonts w:ascii="Times New Roman" w:hAnsi="Times New Roman" w:cs="Times New Roman"/>
          <w:sz w:val="20"/>
          <w:szCs w:val="20"/>
        </w:rPr>
      </w:pPr>
      <w:r w:rsidRPr="002B0350">
        <w:rPr>
          <w:rFonts w:ascii="Times New Roman" w:hAnsi="Times New Roman" w:cs="Times New Roman"/>
          <w:sz w:val="20"/>
          <w:szCs w:val="20"/>
          <w:highlight w:val="yellow"/>
        </w:rPr>
        <w:t xml:space="preserve">The </w:t>
      </w:r>
      <w:proofErr w:type="spellStart"/>
      <w:r w:rsidRPr="002B0350">
        <w:rPr>
          <w:rFonts w:ascii="Times New Roman" w:hAnsi="Times New Roman" w:cs="Times New Roman"/>
          <w:sz w:val="20"/>
          <w:szCs w:val="20"/>
          <w:highlight w:val="yellow"/>
        </w:rPr>
        <w:t>Questioneer</w:t>
      </w:r>
      <w:proofErr w:type="spellEnd"/>
      <w:r w:rsidRPr="002B0350">
        <w:rPr>
          <w:rFonts w:ascii="Times New Roman" w:hAnsi="Times New Roman" w:cs="Times New Roman"/>
          <w:sz w:val="20"/>
          <w:szCs w:val="20"/>
          <w:highlight w:val="yellow"/>
        </w:rPr>
        <w:t xml:space="preserve"> Icon</w:t>
      </w:r>
    </w:p>
    <w:p w14:paraId="0B4879BA" w14:textId="258CCC4D" w:rsidR="00AA5B52" w:rsidRPr="002B0350" w:rsidRDefault="00AA5B52" w:rsidP="00AA5B52">
      <w:pPr>
        <w:pStyle w:val="NoSpacing"/>
        <w:rPr>
          <w:rFonts w:ascii="Times New Roman" w:hAnsi="Times New Roman" w:cs="Times New Roman"/>
          <w:sz w:val="20"/>
          <w:szCs w:val="20"/>
        </w:rPr>
      </w:pPr>
      <w:r w:rsidRPr="002B0350">
        <w:rPr>
          <w:rFonts w:ascii="Times New Roman" w:hAnsi="Times New Roman" w:cs="Times New Roman"/>
          <w:sz w:val="20"/>
          <w:szCs w:val="20"/>
        </w:rPr>
        <w:t xml:space="preserve">Reflect on the following prompts to think critically about the content and come up with meaningful questions for inquiry about </w:t>
      </w:r>
      <w:r w:rsidR="4A029AFE" w:rsidRPr="002B0350">
        <w:rPr>
          <w:rFonts w:ascii="Times New Roman" w:hAnsi="Times New Roman" w:cs="Times New Roman"/>
          <w:sz w:val="20"/>
          <w:szCs w:val="20"/>
        </w:rPr>
        <w:t>e</w:t>
      </w:r>
      <w:r w:rsidRPr="002B0350">
        <w:rPr>
          <w:rFonts w:ascii="Times New Roman" w:hAnsi="Times New Roman" w:cs="Times New Roman"/>
          <w:sz w:val="20"/>
          <w:szCs w:val="20"/>
        </w:rPr>
        <w:t xml:space="preserve">lectron </w:t>
      </w:r>
      <w:r w:rsidR="3C25EA41" w:rsidRPr="002B0350">
        <w:rPr>
          <w:rFonts w:ascii="Times New Roman" w:hAnsi="Times New Roman" w:cs="Times New Roman"/>
          <w:sz w:val="20"/>
          <w:szCs w:val="20"/>
        </w:rPr>
        <w:t>c</w:t>
      </w:r>
      <w:r w:rsidRPr="002B0350">
        <w:rPr>
          <w:rFonts w:ascii="Times New Roman" w:hAnsi="Times New Roman" w:cs="Times New Roman"/>
          <w:sz w:val="20"/>
          <w:szCs w:val="20"/>
        </w:rPr>
        <w:t xml:space="preserve">onfiguration and </w:t>
      </w:r>
      <w:r w:rsidR="4BC0C145" w:rsidRPr="002B0350">
        <w:rPr>
          <w:rFonts w:ascii="Times New Roman" w:hAnsi="Times New Roman" w:cs="Times New Roman"/>
          <w:sz w:val="20"/>
          <w:szCs w:val="20"/>
        </w:rPr>
        <w:t>q</w:t>
      </w:r>
      <w:r w:rsidRPr="002B0350">
        <w:rPr>
          <w:rFonts w:ascii="Times New Roman" w:hAnsi="Times New Roman" w:cs="Times New Roman"/>
          <w:sz w:val="20"/>
          <w:szCs w:val="20"/>
        </w:rPr>
        <w:t xml:space="preserve">uantum </w:t>
      </w:r>
      <w:r w:rsidR="6D1D800C" w:rsidRPr="002B0350">
        <w:rPr>
          <w:rFonts w:ascii="Times New Roman" w:hAnsi="Times New Roman" w:cs="Times New Roman"/>
          <w:sz w:val="20"/>
          <w:szCs w:val="20"/>
        </w:rPr>
        <w:t>n</w:t>
      </w:r>
      <w:r w:rsidRPr="002B0350">
        <w:rPr>
          <w:rFonts w:ascii="Times New Roman" w:hAnsi="Times New Roman" w:cs="Times New Roman"/>
          <w:sz w:val="20"/>
          <w:szCs w:val="20"/>
        </w:rPr>
        <w:t>umbers</w:t>
      </w:r>
      <w:r w:rsidR="075BB39F" w:rsidRPr="002B0350">
        <w:rPr>
          <w:rFonts w:ascii="Times New Roman" w:hAnsi="Times New Roman" w:cs="Times New Roman"/>
          <w:sz w:val="20"/>
          <w:szCs w:val="20"/>
        </w:rPr>
        <w:t>:</w:t>
      </w:r>
    </w:p>
    <w:p w14:paraId="767296BB" w14:textId="77777777" w:rsidR="00AA5B52" w:rsidRPr="002B0350" w:rsidRDefault="00AA5B52" w:rsidP="00AA5B52">
      <w:pPr>
        <w:pStyle w:val="NoSpacing"/>
        <w:numPr>
          <w:ilvl w:val="0"/>
          <w:numId w:val="2"/>
        </w:numPr>
        <w:rPr>
          <w:rFonts w:ascii="Times New Roman" w:hAnsi="Times New Roman" w:cs="Times New Roman"/>
          <w:sz w:val="20"/>
          <w:szCs w:val="20"/>
        </w:rPr>
      </w:pPr>
      <w:r w:rsidRPr="002B0350">
        <w:rPr>
          <w:rFonts w:ascii="Times New Roman" w:hAnsi="Times New Roman" w:cs="Times New Roman"/>
          <w:sz w:val="20"/>
          <w:szCs w:val="20"/>
        </w:rPr>
        <w:t>Electron configurations determine how atoms bond with each other.</w:t>
      </w:r>
    </w:p>
    <w:p w14:paraId="250D6CAF" w14:textId="77777777" w:rsidR="00AA5B52" w:rsidRPr="002B0350" w:rsidRDefault="00AA5B52" w:rsidP="00AA5B52">
      <w:pPr>
        <w:pStyle w:val="NoSpacing"/>
        <w:numPr>
          <w:ilvl w:val="0"/>
          <w:numId w:val="2"/>
        </w:numPr>
        <w:rPr>
          <w:rFonts w:ascii="Times New Roman" w:hAnsi="Times New Roman" w:cs="Times New Roman"/>
          <w:sz w:val="20"/>
          <w:szCs w:val="20"/>
        </w:rPr>
      </w:pPr>
      <w:r w:rsidRPr="002B0350">
        <w:rPr>
          <w:rFonts w:ascii="Times New Roman" w:hAnsi="Times New Roman" w:cs="Times New Roman"/>
          <w:sz w:val="20"/>
          <w:szCs w:val="20"/>
        </w:rPr>
        <w:t>The arrangement of electrons in orbitals follows specific rules to ensure stability.</w:t>
      </w:r>
    </w:p>
    <w:p w14:paraId="0F0F4D05" w14:textId="77777777" w:rsidR="00AA5B52" w:rsidRPr="002B0350" w:rsidRDefault="00AA5B52" w:rsidP="00AA5B52">
      <w:pPr>
        <w:pStyle w:val="NoSpacing"/>
        <w:numPr>
          <w:ilvl w:val="0"/>
          <w:numId w:val="2"/>
        </w:numPr>
        <w:rPr>
          <w:rFonts w:ascii="Times New Roman" w:hAnsi="Times New Roman" w:cs="Times New Roman"/>
          <w:sz w:val="20"/>
          <w:szCs w:val="20"/>
        </w:rPr>
      </w:pPr>
      <w:proofErr w:type="gramStart"/>
      <w:r w:rsidRPr="002B0350">
        <w:rPr>
          <w:rFonts w:ascii="Times New Roman" w:hAnsi="Times New Roman" w:cs="Times New Roman"/>
          <w:sz w:val="20"/>
          <w:szCs w:val="20"/>
        </w:rPr>
        <w:t>Completely filled</w:t>
      </w:r>
      <w:proofErr w:type="gramEnd"/>
      <w:r w:rsidRPr="002B0350">
        <w:rPr>
          <w:rFonts w:ascii="Times New Roman" w:hAnsi="Times New Roman" w:cs="Times New Roman"/>
          <w:sz w:val="20"/>
          <w:szCs w:val="20"/>
        </w:rPr>
        <w:t xml:space="preserve"> and half-filled subshells are more stable than partially filled ones.</w:t>
      </w:r>
    </w:p>
    <w:p w14:paraId="590A6B51" w14:textId="77777777" w:rsidR="00AA5B52" w:rsidRPr="002B0350" w:rsidRDefault="00AA5B52" w:rsidP="00AA5B52">
      <w:pPr>
        <w:pStyle w:val="NoSpacing"/>
        <w:numPr>
          <w:ilvl w:val="0"/>
          <w:numId w:val="2"/>
        </w:numPr>
        <w:rPr>
          <w:rFonts w:ascii="Times New Roman" w:hAnsi="Times New Roman" w:cs="Times New Roman"/>
          <w:sz w:val="20"/>
          <w:szCs w:val="20"/>
        </w:rPr>
      </w:pPr>
      <w:r w:rsidRPr="002B0350">
        <w:rPr>
          <w:rFonts w:ascii="Times New Roman" w:hAnsi="Times New Roman" w:cs="Times New Roman"/>
          <w:sz w:val="20"/>
          <w:szCs w:val="20"/>
        </w:rPr>
        <w:t>Quantum numbers provide a detailed 'address' for each electron in an atom.</w:t>
      </w:r>
    </w:p>
    <w:p w14:paraId="7FC3EC98" w14:textId="77777777" w:rsidR="00AA5B52" w:rsidRPr="007E73FA" w:rsidRDefault="00AA5B52" w:rsidP="00AA5B52">
      <w:pPr>
        <w:pStyle w:val="NoSpacing"/>
        <w:rPr>
          <w:rFonts w:ascii="Times New Roman" w:hAnsi="Times New Roman" w:cs="Times New Roman"/>
        </w:rPr>
      </w:pPr>
    </w:p>
    <w:p w14:paraId="1A58922F" w14:textId="2AAA17EB" w:rsidR="00AA5B52" w:rsidRPr="002B0350" w:rsidRDefault="00450793" w:rsidP="002B0350">
      <w:pPr>
        <w:pStyle w:val="Heading1"/>
        <w:rPr>
          <w:b/>
          <w:bCs/>
        </w:rPr>
      </w:pPr>
      <w:bookmarkStart w:id="39" w:name="_Toc179494537"/>
      <w:r w:rsidRPr="002B0350">
        <w:rPr>
          <w:rStyle w:val="Strong"/>
          <w:rFonts w:ascii="Times New Roman" w:hAnsi="Times New Roman" w:cs="Times New Roman"/>
          <w:b w:val="0"/>
          <w:bCs w:val="0"/>
          <w:color w:val="auto"/>
          <w:highlight w:val="yellow"/>
        </w:rPr>
        <w:lastRenderedPageBreak/>
        <w:t>&lt;H1&gt;</w:t>
      </w:r>
      <w:r w:rsidRPr="002B0350">
        <w:rPr>
          <w:rStyle w:val="Strong"/>
          <w:rFonts w:ascii="Times New Roman" w:hAnsi="Times New Roman" w:cs="Times New Roman"/>
          <w:b w:val="0"/>
          <w:bCs w:val="0"/>
          <w:color w:val="auto"/>
        </w:rPr>
        <w:t xml:space="preserve"> </w:t>
      </w:r>
      <w:r w:rsidR="005B6AEA" w:rsidRPr="002B0350">
        <w:rPr>
          <w:rStyle w:val="Strong"/>
          <w:rFonts w:ascii="Times New Roman" w:hAnsi="Times New Roman" w:cs="Times New Roman"/>
          <w:b w:val="0"/>
          <w:bCs w:val="0"/>
          <w:color w:val="auto"/>
        </w:rPr>
        <w:t>Lesson</w:t>
      </w:r>
      <w:r w:rsidR="00AA5B52" w:rsidRPr="002B0350">
        <w:rPr>
          <w:rStyle w:val="Strong"/>
          <w:rFonts w:ascii="Times New Roman" w:hAnsi="Times New Roman" w:cs="Times New Roman"/>
          <w:b w:val="0"/>
          <w:bCs w:val="0"/>
          <w:color w:val="auto"/>
        </w:rPr>
        <w:t xml:space="preserve"> Check</w:t>
      </w:r>
      <w:bookmarkEnd w:id="39"/>
    </w:p>
    <w:p w14:paraId="52ECDE6E" w14:textId="5DE2CD7D" w:rsidR="00AA5B52" w:rsidRPr="002B0350" w:rsidRDefault="00AA5B52" w:rsidP="00AA5B52">
      <w:pPr>
        <w:pStyle w:val="NoSpacing"/>
        <w:numPr>
          <w:ilvl w:val="0"/>
          <w:numId w:val="3"/>
        </w:numPr>
        <w:rPr>
          <w:rFonts w:ascii="Times New Roman" w:hAnsi="Times New Roman" w:cs="Times New Roman"/>
          <w:sz w:val="20"/>
          <w:szCs w:val="20"/>
        </w:rPr>
      </w:pPr>
      <w:r w:rsidRPr="002B0350">
        <w:rPr>
          <w:rFonts w:ascii="Times New Roman" w:hAnsi="Times New Roman" w:cs="Times New Roman"/>
          <w:sz w:val="20"/>
          <w:szCs w:val="20"/>
        </w:rPr>
        <w:t xml:space="preserve">Explain how </w:t>
      </w:r>
      <w:commentRangeStart w:id="40"/>
      <w:commentRangeStart w:id="41"/>
      <w:r w:rsidRPr="002B0350">
        <w:rPr>
          <w:rFonts w:ascii="Times New Roman" w:hAnsi="Times New Roman" w:cs="Times New Roman"/>
          <w:sz w:val="20"/>
          <w:szCs w:val="20"/>
        </w:rPr>
        <w:t>electron configurations</w:t>
      </w:r>
      <w:commentRangeEnd w:id="40"/>
      <w:r w:rsidRPr="002B0350">
        <w:rPr>
          <w:rStyle w:val="CommentReference"/>
          <w:rFonts w:ascii="Times New Roman" w:hAnsi="Times New Roman" w:cs="Times New Roman"/>
          <w:sz w:val="20"/>
          <w:szCs w:val="20"/>
        </w:rPr>
        <w:commentReference w:id="40"/>
      </w:r>
      <w:commentRangeEnd w:id="41"/>
      <w:r w:rsidR="004630E7">
        <w:rPr>
          <w:rStyle w:val="CommentReference"/>
        </w:rPr>
        <w:commentReference w:id="41"/>
      </w:r>
      <w:r w:rsidRPr="002B0350">
        <w:rPr>
          <w:rFonts w:ascii="Times New Roman" w:hAnsi="Times New Roman" w:cs="Times New Roman"/>
          <w:sz w:val="20"/>
          <w:szCs w:val="20"/>
        </w:rPr>
        <w:t xml:space="preserve"> determine the chemical properties of an element. </w:t>
      </w:r>
      <w:commentRangeStart w:id="42"/>
      <w:commentRangeStart w:id="43"/>
      <w:r w:rsidRPr="002B0350">
        <w:rPr>
          <w:rFonts w:ascii="Times New Roman" w:hAnsi="Times New Roman" w:cs="Times New Roman"/>
          <w:sz w:val="20"/>
          <w:szCs w:val="20"/>
        </w:rPr>
        <w:t xml:space="preserve">Provide an example of how the arrangement of electrons affects an element’s reactivity. </w:t>
      </w:r>
      <w:commentRangeEnd w:id="42"/>
      <w:r w:rsidRPr="002B0350">
        <w:rPr>
          <w:rStyle w:val="CommentReference"/>
          <w:rFonts w:ascii="Times New Roman" w:hAnsi="Times New Roman" w:cs="Times New Roman"/>
          <w:sz w:val="20"/>
          <w:szCs w:val="20"/>
        </w:rPr>
        <w:commentReference w:id="42"/>
      </w:r>
      <w:commentRangeEnd w:id="43"/>
      <w:r w:rsidR="004630E7">
        <w:rPr>
          <w:rStyle w:val="CommentReference"/>
        </w:rPr>
        <w:commentReference w:id="43"/>
      </w:r>
    </w:p>
    <w:p w14:paraId="1F5BF9A8" w14:textId="465EE7B0" w:rsidR="008B3CCB" w:rsidRPr="002B0350" w:rsidRDefault="008B3CCB" w:rsidP="00AA5B52">
      <w:pPr>
        <w:pStyle w:val="NoSpacing"/>
        <w:numPr>
          <w:ilvl w:val="0"/>
          <w:numId w:val="3"/>
        </w:numPr>
        <w:rPr>
          <w:rFonts w:ascii="Times New Roman" w:hAnsi="Times New Roman" w:cs="Times New Roman"/>
          <w:sz w:val="20"/>
          <w:szCs w:val="20"/>
        </w:rPr>
      </w:pPr>
      <w:commentRangeStart w:id="44"/>
      <w:commentRangeStart w:id="45"/>
      <w:r w:rsidRPr="002B0350">
        <w:rPr>
          <w:rFonts w:ascii="Times New Roman" w:hAnsi="Times New Roman" w:cs="Times New Roman"/>
          <w:sz w:val="20"/>
          <w:szCs w:val="20"/>
        </w:rPr>
        <w:t xml:space="preserve">Imagine a busy highway at night, with cars guided by streetlights. How is this </w:t>
      </w:r>
      <w:proofErr w:type="gramStart"/>
      <w:r w:rsidRPr="002B0350">
        <w:rPr>
          <w:rFonts w:ascii="Times New Roman" w:hAnsi="Times New Roman" w:cs="Times New Roman"/>
          <w:sz w:val="20"/>
          <w:szCs w:val="20"/>
        </w:rPr>
        <w:t>similar to</w:t>
      </w:r>
      <w:proofErr w:type="gramEnd"/>
      <w:r w:rsidRPr="002B0350">
        <w:rPr>
          <w:rFonts w:ascii="Times New Roman" w:hAnsi="Times New Roman" w:cs="Times New Roman"/>
          <w:sz w:val="20"/>
          <w:szCs w:val="20"/>
        </w:rPr>
        <w:t xml:space="preserve"> how electrons behave within an atom, and how does this behavior explain the properties of elements like neon that emit light?</w:t>
      </w:r>
      <w:commentRangeEnd w:id="44"/>
      <w:r w:rsidRPr="002B0350">
        <w:rPr>
          <w:rStyle w:val="CommentReference"/>
          <w:rFonts w:ascii="Times New Roman" w:hAnsi="Times New Roman" w:cs="Times New Roman"/>
          <w:sz w:val="20"/>
          <w:szCs w:val="20"/>
        </w:rPr>
        <w:commentReference w:id="44"/>
      </w:r>
      <w:commentRangeEnd w:id="45"/>
      <w:r w:rsidR="009163F8">
        <w:rPr>
          <w:rStyle w:val="CommentReference"/>
        </w:rPr>
        <w:commentReference w:id="45"/>
      </w:r>
      <w:r w:rsidRPr="002B0350">
        <w:rPr>
          <w:rFonts w:ascii="Times New Roman" w:hAnsi="Times New Roman" w:cs="Times New Roman"/>
          <w:sz w:val="20"/>
          <w:szCs w:val="20"/>
        </w:rPr>
        <w:t xml:space="preserve"> </w:t>
      </w:r>
    </w:p>
    <w:p w14:paraId="6C51E4A7" w14:textId="3AFFBC74" w:rsidR="00AA5B52" w:rsidRPr="002B0350" w:rsidRDefault="00AA5B52" w:rsidP="00AA5B52">
      <w:pPr>
        <w:pStyle w:val="NoSpacing"/>
        <w:numPr>
          <w:ilvl w:val="0"/>
          <w:numId w:val="3"/>
        </w:numPr>
        <w:rPr>
          <w:rFonts w:ascii="Times New Roman" w:hAnsi="Times New Roman" w:cs="Times New Roman"/>
          <w:sz w:val="20"/>
          <w:szCs w:val="20"/>
        </w:rPr>
      </w:pPr>
      <w:r w:rsidRPr="002B0350">
        <w:rPr>
          <w:rFonts w:ascii="Times New Roman" w:hAnsi="Times New Roman" w:cs="Times New Roman"/>
          <w:sz w:val="20"/>
          <w:szCs w:val="20"/>
        </w:rPr>
        <w:t xml:space="preserve">How </w:t>
      </w:r>
      <w:proofErr w:type="gramStart"/>
      <w:r w:rsidRPr="002B0350">
        <w:rPr>
          <w:rFonts w:ascii="Times New Roman" w:hAnsi="Times New Roman" w:cs="Times New Roman"/>
          <w:sz w:val="20"/>
          <w:szCs w:val="20"/>
        </w:rPr>
        <w:t>does  Pauli</w:t>
      </w:r>
      <w:r w:rsidR="1C4081AF" w:rsidRPr="002B0350">
        <w:rPr>
          <w:rFonts w:ascii="Times New Roman" w:hAnsi="Times New Roman" w:cs="Times New Roman"/>
          <w:sz w:val="20"/>
          <w:szCs w:val="20"/>
        </w:rPr>
        <w:t>’s</w:t>
      </w:r>
      <w:proofErr w:type="gramEnd"/>
      <w:r w:rsidRPr="002B0350">
        <w:rPr>
          <w:rFonts w:ascii="Times New Roman" w:hAnsi="Times New Roman" w:cs="Times New Roman"/>
          <w:sz w:val="20"/>
          <w:szCs w:val="20"/>
        </w:rPr>
        <w:t xml:space="preserve"> </w:t>
      </w:r>
      <w:r w:rsidR="160C0DFF" w:rsidRPr="002B0350">
        <w:rPr>
          <w:rFonts w:ascii="Times New Roman" w:hAnsi="Times New Roman" w:cs="Times New Roman"/>
          <w:sz w:val="20"/>
          <w:szCs w:val="20"/>
        </w:rPr>
        <w:t>e</w:t>
      </w:r>
      <w:r w:rsidRPr="002B0350">
        <w:rPr>
          <w:rFonts w:ascii="Times New Roman" w:hAnsi="Times New Roman" w:cs="Times New Roman"/>
          <w:sz w:val="20"/>
          <w:szCs w:val="20"/>
        </w:rPr>
        <w:t xml:space="preserve">xclusion </w:t>
      </w:r>
      <w:r w:rsidR="1CFFA9B6" w:rsidRPr="002B0350">
        <w:rPr>
          <w:rFonts w:ascii="Times New Roman" w:hAnsi="Times New Roman" w:cs="Times New Roman"/>
          <w:sz w:val="20"/>
          <w:szCs w:val="20"/>
        </w:rPr>
        <w:t>p</w:t>
      </w:r>
      <w:r w:rsidRPr="002B0350">
        <w:rPr>
          <w:rFonts w:ascii="Times New Roman" w:hAnsi="Times New Roman" w:cs="Times New Roman"/>
          <w:sz w:val="20"/>
          <w:szCs w:val="20"/>
        </w:rPr>
        <w:t xml:space="preserve">rinciple help explain the arrangement of electrons within an atom? Use an example to illustrate your explanation. </w:t>
      </w:r>
    </w:p>
    <w:p w14:paraId="1CBDC990" w14:textId="19289076" w:rsidR="00AA5B52" w:rsidRPr="002B0350" w:rsidRDefault="00AA5B52" w:rsidP="00AA5B52">
      <w:pPr>
        <w:pStyle w:val="NoSpacing"/>
        <w:numPr>
          <w:ilvl w:val="0"/>
          <w:numId w:val="3"/>
        </w:numPr>
        <w:rPr>
          <w:rFonts w:ascii="Times New Roman" w:hAnsi="Times New Roman" w:cs="Times New Roman"/>
          <w:sz w:val="20"/>
          <w:szCs w:val="20"/>
        </w:rPr>
      </w:pPr>
      <w:r w:rsidRPr="002B0350">
        <w:rPr>
          <w:rFonts w:ascii="Times New Roman" w:hAnsi="Times New Roman" w:cs="Times New Roman"/>
          <w:sz w:val="20"/>
          <w:szCs w:val="20"/>
        </w:rPr>
        <w:t xml:space="preserve">Compare the electron configurations of carbon (1s² 2s² 2p²) and neon (1s² 2s² 2p⁶). Explain why neon is less reactive than carbon, </w:t>
      </w:r>
      <w:commentRangeStart w:id="46"/>
      <w:commentRangeStart w:id="47"/>
      <w:r w:rsidR="00370D22" w:rsidRPr="002B0350">
        <w:rPr>
          <w:rFonts w:ascii="Times New Roman" w:hAnsi="Times New Roman" w:cs="Times New Roman"/>
          <w:sz w:val="20"/>
          <w:szCs w:val="20"/>
        </w:rPr>
        <w:t>based on their configurations</w:t>
      </w:r>
      <w:commentRangeEnd w:id="46"/>
      <w:r w:rsidRPr="002B0350">
        <w:rPr>
          <w:rStyle w:val="CommentReference"/>
          <w:rFonts w:ascii="Times New Roman" w:hAnsi="Times New Roman" w:cs="Times New Roman"/>
          <w:sz w:val="20"/>
          <w:szCs w:val="20"/>
        </w:rPr>
        <w:commentReference w:id="46"/>
      </w:r>
      <w:commentRangeEnd w:id="47"/>
      <w:r w:rsidR="00FA7F96">
        <w:rPr>
          <w:rStyle w:val="CommentReference"/>
        </w:rPr>
        <w:commentReference w:id="47"/>
      </w:r>
      <w:r w:rsidR="00370D22" w:rsidRPr="002B0350">
        <w:rPr>
          <w:rFonts w:ascii="Times New Roman" w:hAnsi="Times New Roman" w:cs="Times New Roman"/>
          <w:sz w:val="20"/>
          <w:szCs w:val="20"/>
        </w:rPr>
        <w:t xml:space="preserve">. </w:t>
      </w:r>
    </w:p>
    <w:p w14:paraId="37EA6C8F" w14:textId="443AACF3" w:rsidR="00AA5B52" w:rsidRPr="002B0350" w:rsidRDefault="00AA5B52" w:rsidP="00AA5B52">
      <w:pPr>
        <w:pStyle w:val="NoSpacing"/>
        <w:numPr>
          <w:ilvl w:val="0"/>
          <w:numId w:val="3"/>
        </w:numPr>
        <w:rPr>
          <w:rFonts w:ascii="Times New Roman" w:hAnsi="Times New Roman" w:cs="Times New Roman"/>
          <w:sz w:val="20"/>
          <w:szCs w:val="20"/>
        </w:rPr>
      </w:pPr>
      <w:r w:rsidRPr="002B0350">
        <w:rPr>
          <w:rFonts w:ascii="Times New Roman" w:hAnsi="Times New Roman" w:cs="Times New Roman"/>
          <w:sz w:val="20"/>
          <w:szCs w:val="20"/>
        </w:rPr>
        <w:t>Using the example of copper (Cu), explain how the electron configuration (1s² 2s² 2p⁶ 3s² 3p⁶ 3d¹⁰ 4s¹) contributes to its stability and conductivity.</w:t>
      </w:r>
    </w:p>
    <w:p w14:paraId="18D15B1F" w14:textId="1A09B4F4" w:rsidR="00AA5B52" w:rsidRPr="002B0350" w:rsidRDefault="00AA5B52" w:rsidP="00D10A1B">
      <w:pPr>
        <w:pStyle w:val="NoSpacing"/>
        <w:numPr>
          <w:ilvl w:val="0"/>
          <w:numId w:val="3"/>
        </w:numPr>
        <w:rPr>
          <w:rFonts w:ascii="Times New Roman" w:hAnsi="Times New Roman" w:cs="Times New Roman"/>
          <w:sz w:val="20"/>
          <w:szCs w:val="20"/>
        </w:rPr>
      </w:pPr>
      <w:r w:rsidRPr="002B0350">
        <w:rPr>
          <w:rFonts w:ascii="Times New Roman" w:hAnsi="Times New Roman" w:cs="Times New Roman"/>
          <w:sz w:val="20"/>
          <w:szCs w:val="20"/>
        </w:rPr>
        <w:t xml:space="preserve">How do quantum numbers provide a more detailed understanding of an electron’s position within an atom? Explain each of the four quantum numbers and how they describe an electron’s address. </w:t>
      </w:r>
    </w:p>
    <w:p w14:paraId="32A16185" w14:textId="64DBE71D" w:rsidR="00AA5B52" w:rsidRPr="002B0350" w:rsidRDefault="00AA5B52" w:rsidP="00E64020">
      <w:pPr>
        <w:pStyle w:val="NoSpacing"/>
        <w:numPr>
          <w:ilvl w:val="0"/>
          <w:numId w:val="3"/>
        </w:numPr>
        <w:rPr>
          <w:rFonts w:ascii="Times New Roman" w:hAnsi="Times New Roman" w:cs="Times New Roman"/>
          <w:sz w:val="20"/>
          <w:szCs w:val="20"/>
        </w:rPr>
      </w:pPr>
      <w:r w:rsidRPr="002B0350">
        <w:rPr>
          <w:rFonts w:ascii="Times New Roman" w:hAnsi="Times New Roman" w:cs="Times New Roman"/>
          <w:sz w:val="20"/>
          <w:szCs w:val="20"/>
        </w:rPr>
        <w:t xml:space="preserve">Which </w:t>
      </w:r>
      <w:commentRangeStart w:id="48"/>
      <w:commentRangeStart w:id="49"/>
      <w:r w:rsidR="000556D1" w:rsidRPr="002B0350">
        <w:rPr>
          <w:rFonts w:ascii="Times New Roman" w:hAnsi="Times New Roman" w:cs="Times New Roman"/>
          <w:sz w:val="20"/>
          <w:szCs w:val="20"/>
        </w:rPr>
        <w:t>cor</w:t>
      </w:r>
      <w:r w:rsidRPr="002B0350">
        <w:rPr>
          <w:rFonts w:ascii="Times New Roman" w:hAnsi="Times New Roman" w:cs="Times New Roman"/>
          <w:sz w:val="20"/>
          <w:szCs w:val="20"/>
        </w:rPr>
        <w:t>rectly</w:t>
      </w:r>
      <w:commentRangeEnd w:id="48"/>
      <w:r w:rsidRPr="002B0350">
        <w:rPr>
          <w:rStyle w:val="CommentReference"/>
          <w:rFonts w:ascii="Times New Roman" w:hAnsi="Times New Roman" w:cs="Times New Roman"/>
          <w:sz w:val="20"/>
          <w:szCs w:val="20"/>
        </w:rPr>
        <w:commentReference w:id="48"/>
      </w:r>
      <w:commentRangeEnd w:id="49"/>
      <w:r w:rsidR="00FA7F96">
        <w:rPr>
          <w:rStyle w:val="CommentReference"/>
        </w:rPr>
        <w:commentReference w:id="49"/>
      </w:r>
      <w:r w:rsidRPr="002B0350">
        <w:rPr>
          <w:rFonts w:ascii="Times New Roman" w:hAnsi="Times New Roman" w:cs="Times New Roman"/>
          <w:sz w:val="20"/>
          <w:szCs w:val="20"/>
        </w:rPr>
        <w:t xml:space="preserve"> describes Hund’s Rule?</w:t>
      </w:r>
      <w:r w:rsidR="00FA7F96">
        <w:rPr>
          <w:rFonts w:ascii="Times New Roman" w:hAnsi="Times New Roman" w:cs="Times New Roman"/>
          <w:sz w:val="20"/>
          <w:szCs w:val="20"/>
        </w:rPr>
        <w:t xml:space="preserve"> </w:t>
      </w:r>
      <w:r w:rsidR="00FA7F96" w:rsidRPr="00FA7F96">
        <w:rPr>
          <w:rFonts w:ascii="Times New Roman" w:hAnsi="Times New Roman" w:cs="Times New Roman"/>
          <w:sz w:val="20"/>
          <w:szCs w:val="20"/>
          <w:highlight w:val="yellow"/>
        </w:rPr>
        <w:t>Which statement describes Hund’s rule correctly?</w:t>
      </w:r>
    </w:p>
    <w:p w14:paraId="7426FA10" w14:textId="10E0E5FE" w:rsidR="00AA5B52" w:rsidRPr="002B0350" w:rsidRDefault="00AA5B52" w:rsidP="00E64020">
      <w:pPr>
        <w:pStyle w:val="NoSpacing"/>
        <w:numPr>
          <w:ilvl w:val="0"/>
          <w:numId w:val="7"/>
        </w:numPr>
        <w:rPr>
          <w:rFonts w:ascii="Times New Roman" w:hAnsi="Times New Roman" w:cs="Times New Roman"/>
          <w:sz w:val="20"/>
          <w:szCs w:val="20"/>
        </w:rPr>
      </w:pPr>
      <w:r w:rsidRPr="002B0350">
        <w:rPr>
          <w:rFonts w:ascii="Times New Roman" w:hAnsi="Times New Roman" w:cs="Times New Roman"/>
          <w:sz w:val="20"/>
          <w:szCs w:val="20"/>
        </w:rPr>
        <w:t>Electrons fill the lowest energy orbitals first.</w:t>
      </w:r>
    </w:p>
    <w:p w14:paraId="16543459" w14:textId="66D00098" w:rsidR="00AA5B52" w:rsidRPr="002B0350" w:rsidRDefault="00AA5B52" w:rsidP="00E64020">
      <w:pPr>
        <w:pStyle w:val="NoSpacing"/>
        <w:numPr>
          <w:ilvl w:val="0"/>
          <w:numId w:val="7"/>
        </w:numPr>
        <w:rPr>
          <w:rFonts w:ascii="Times New Roman" w:hAnsi="Times New Roman" w:cs="Times New Roman"/>
          <w:sz w:val="20"/>
          <w:szCs w:val="20"/>
        </w:rPr>
      </w:pPr>
      <w:r w:rsidRPr="002B0350">
        <w:rPr>
          <w:rFonts w:ascii="Times New Roman" w:hAnsi="Times New Roman" w:cs="Times New Roman"/>
          <w:sz w:val="20"/>
          <w:szCs w:val="20"/>
        </w:rPr>
        <w:t>No two electrons can have the same set of four quantum numbers.</w:t>
      </w:r>
    </w:p>
    <w:p w14:paraId="3768E99D" w14:textId="1EBFDF00" w:rsidR="00AA5B52" w:rsidRPr="002B0350" w:rsidRDefault="00AA5B52" w:rsidP="00E64020">
      <w:pPr>
        <w:pStyle w:val="NoSpacing"/>
        <w:numPr>
          <w:ilvl w:val="0"/>
          <w:numId w:val="7"/>
        </w:numPr>
        <w:rPr>
          <w:rFonts w:ascii="Times New Roman" w:hAnsi="Times New Roman" w:cs="Times New Roman"/>
          <w:sz w:val="20"/>
          <w:szCs w:val="20"/>
        </w:rPr>
      </w:pPr>
      <w:r w:rsidRPr="002B0350">
        <w:rPr>
          <w:rFonts w:ascii="Times New Roman" w:hAnsi="Times New Roman" w:cs="Times New Roman"/>
          <w:sz w:val="20"/>
          <w:szCs w:val="20"/>
        </w:rPr>
        <w:t>Electrons will fill each orbital singly before pairing up.</w:t>
      </w:r>
    </w:p>
    <w:p w14:paraId="4ED6F71D" w14:textId="2ED464E2" w:rsidR="00AA5B52" w:rsidRPr="002B0350" w:rsidRDefault="00AA5B52" w:rsidP="00E64020">
      <w:pPr>
        <w:pStyle w:val="NoSpacing"/>
        <w:numPr>
          <w:ilvl w:val="0"/>
          <w:numId w:val="7"/>
        </w:numPr>
        <w:rPr>
          <w:rFonts w:ascii="Times New Roman" w:hAnsi="Times New Roman" w:cs="Times New Roman"/>
          <w:sz w:val="20"/>
          <w:szCs w:val="20"/>
        </w:rPr>
      </w:pPr>
      <w:r w:rsidRPr="002B0350">
        <w:rPr>
          <w:rFonts w:ascii="Times New Roman" w:hAnsi="Times New Roman" w:cs="Times New Roman"/>
          <w:sz w:val="20"/>
          <w:szCs w:val="20"/>
        </w:rPr>
        <w:t xml:space="preserve">Electrons in the same </w:t>
      </w:r>
      <w:bookmarkStart w:id="50" w:name="_Int_709R8pC9"/>
      <w:r w:rsidRPr="002B0350">
        <w:rPr>
          <w:rFonts w:ascii="Times New Roman" w:hAnsi="Times New Roman" w:cs="Times New Roman"/>
          <w:sz w:val="20"/>
          <w:szCs w:val="20"/>
        </w:rPr>
        <w:t>orbital</w:t>
      </w:r>
      <w:bookmarkEnd w:id="50"/>
      <w:r w:rsidRPr="002B0350">
        <w:rPr>
          <w:rFonts w:ascii="Times New Roman" w:hAnsi="Times New Roman" w:cs="Times New Roman"/>
          <w:sz w:val="20"/>
          <w:szCs w:val="20"/>
        </w:rPr>
        <w:t xml:space="preserve"> must have opposite spins.</w:t>
      </w:r>
    </w:p>
    <w:p w14:paraId="27D2ED87" w14:textId="37B8E8B8" w:rsidR="00AA5B52" w:rsidRPr="002B0350" w:rsidRDefault="00AA5B52" w:rsidP="00AA5B52">
      <w:pPr>
        <w:pStyle w:val="NoSpacing"/>
        <w:numPr>
          <w:ilvl w:val="0"/>
          <w:numId w:val="3"/>
        </w:numPr>
        <w:rPr>
          <w:rFonts w:ascii="Times New Roman" w:hAnsi="Times New Roman" w:cs="Times New Roman"/>
          <w:sz w:val="20"/>
          <w:szCs w:val="20"/>
        </w:rPr>
      </w:pPr>
      <w:r w:rsidRPr="002B0350">
        <w:rPr>
          <w:rFonts w:ascii="Times New Roman" w:hAnsi="Times New Roman" w:cs="Times New Roman"/>
          <w:sz w:val="20"/>
          <w:szCs w:val="20"/>
        </w:rPr>
        <w:t xml:space="preserve">Why do elements like chromium and copper have electron configurations that seem to deviate from the expected pattern? </w:t>
      </w:r>
    </w:p>
    <w:p w14:paraId="61EF0D49" w14:textId="3422D96C" w:rsidR="00AA5B52" w:rsidRPr="002B0350" w:rsidRDefault="00AA5B52" w:rsidP="007B28A0">
      <w:pPr>
        <w:pStyle w:val="NoSpacing"/>
        <w:numPr>
          <w:ilvl w:val="1"/>
          <w:numId w:val="3"/>
        </w:numPr>
        <w:rPr>
          <w:rFonts w:ascii="Times New Roman" w:hAnsi="Times New Roman" w:cs="Times New Roman"/>
          <w:sz w:val="20"/>
          <w:szCs w:val="20"/>
        </w:rPr>
      </w:pPr>
      <w:r w:rsidRPr="002B0350">
        <w:rPr>
          <w:rFonts w:ascii="Times New Roman" w:hAnsi="Times New Roman" w:cs="Times New Roman"/>
          <w:sz w:val="20"/>
          <w:szCs w:val="20"/>
        </w:rPr>
        <w:t>To maximize the number of electrons in the 4s orbital</w:t>
      </w:r>
    </w:p>
    <w:p w14:paraId="2ADDA108" w14:textId="41DABE6B" w:rsidR="00AA5B52" w:rsidRPr="002B0350" w:rsidRDefault="00AA5B52" w:rsidP="00AA5B52">
      <w:pPr>
        <w:pStyle w:val="NoSpacing"/>
        <w:numPr>
          <w:ilvl w:val="1"/>
          <w:numId w:val="3"/>
        </w:numPr>
        <w:rPr>
          <w:rFonts w:ascii="Times New Roman" w:hAnsi="Times New Roman" w:cs="Times New Roman"/>
          <w:sz w:val="20"/>
          <w:szCs w:val="20"/>
        </w:rPr>
      </w:pPr>
      <w:r w:rsidRPr="002B0350">
        <w:rPr>
          <w:rFonts w:ascii="Times New Roman" w:hAnsi="Times New Roman" w:cs="Times New Roman"/>
          <w:sz w:val="20"/>
          <w:szCs w:val="20"/>
        </w:rPr>
        <w:t xml:space="preserve">To achieve </w:t>
      </w:r>
      <w:r w:rsidR="007B28A0" w:rsidRPr="002B0350">
        <w:rPr>
          <w:rFonts w:ascii="Times New Roman" w:hAnsi="Times New Roman" w:cs="Times New Roman"/>
          <w:sz w:val="20"/>
          <w:szCs w:val="20"/>
        </w:rPr>
        <w:t>full</w:t>
      </w:r>
      <w:r w:rsidRPr="002B0350">
        <w:rPr>
          <w:rFonts w:ascii="Times New Roman" w:hAnsi="Times New Roman" w:cs="Times New Roman"/>
          <w:sz w:val="20"/>
          <w:szCs w:val="20"/>
        </w:rPr>
        <w:t>y filled 4s subshells</w:t>
      </w:r>
    </w:p>
    <w:p w14:paraId="13777EE2" w14:textId="77777777" w:rsidR="00AA5B52" w:rsidRPr="002B0350" w:rsidRDefault="00AA5B52" w:rsidP="00AA5B52">
      <w:pPr>
        <w:pStyle w:val="NoSpacing"/>
        <w:numPr>
          <w:ilvl w:val="1"/>
          <w:numId w:val="3"/>
        </w:numPr>
        <w:rPr>
          <w:rFonts w:ascii="Times New Roman" w:hAnsi="Times New Roman" w:cs="Times New Roman"/>
          <w:sz w:val="20"/>
          <w:szCs w:val="20"/>
        </w:rPr>
      </w:pPr>
      <w:r w:rsidRPr="002B0350">
        <w:rPr>
          <w:rFonts w:ascii="Times New Roman" w:hAnsi="Times New Roman" w:cs="Times New Roman"/>
          <w:sz w:val="20"/>
          <w:szCs w:val="20"/>
        </w:rPr>
        <w:t xml:space="preserve">To achieve greater stability by having half-filled or fully </w:t>
      </w:r>
      <w:proofErr w:type="gramStart"/>
      <w:r w:rsidRPr="002B0350">
        <w:rPr>
          <w:rFonts w:ascii="Times New Roman" w:hAnsi="Times New Roman" w:cs="Times New Roman"/>
          <w:sz w:val="20"/>
          <w:szCs w:val="20"/>
        </w:rPr>
        <w:t>filled d</w:t>
      </w:r>
      <w:proofErr w:type="gramEnd"/>
      <w:r w:rsidRPr="002B0350">
        <w:rPr>
          <w:rFonts w:ascii="Times New Roman" w:hAnsi="Times New Roman" w:cs="Times New Roman"/>
          <w:sz w:val="20"/>
          <w:szCs w:val="20"/>
        </w:rPr>
        <w:t xml:space="preserve"> subshells</w:t>
      </w:r>
    </w:p>
    <w:p w14:paraId="6A4B68CF" w14:textId="77777777" w:rsidR="00AA5B52" w:rsidRPr="002B0350" w:rsidRDefault="00AA5B52" w:rsidP="00AA5B52">
      <w:pPr>
        <w:pStyle w:val="NoSpacing"/>
        <w:numPr>
          <w:ilvl w:val="1"/>
          <w:numId w:val="3"/>
        </w:numPr>
        <w:rPr>
          <w:rFonts w:ascii="Times New Roman" w:hAnsi="Times New Roman" w:cs="Times New Roman"/>
          <w:sz w:val="20"/>
          <w:szCs w:val="20"/>
        </w:rPr>
      </w:pPr>
      <w:r w:rsidRPr="002B0350">
        <w:rPr>
          <w:rFonts w:ascii="Times New Roman" w:hAnsi="Times New Roman" w:cs="Times New Roman"/>
          <w:sz w:val="20"/>
          <w:szCs w:val="20"/>
        </w:rPr>
        <w:t>To allow for easier ion formation</w:t>
      </w:r>
    </w:p>
    <w:p w14:paraId="6A00BCB1" w14:textId="77777777" w:rsidR="00AA5B52" w:rsidRPr="007E73FA" w:rsidRDefault="00AA5B52" w:rsidP="00AA5B52">
      <w:pPr>
        <w:pStyle w:val="NoSpacing"/>
        <w:ind w:left="720"/>
        <w:rPr>
          <w:rFonts w:ascii="Times New Roman" w:hAnsi="Times New Roman" w:cs="Times New Roman"/>
        </w:rPr>
      </w:pPr>
    </w:p>
    <w:p w14:paraId="3953B6EE" w14:textId="7FC7EA48" w:rsidR="00AA5B52" w:rsidRPr="00FA7F96" w:rsidRDefault="00AA5B52" w:rsidP="00FA7F96">
      <w:pPr>
        <w:pStyle w:val="Heading1"/>
        <w:rPr>
          <w:rFonts w:ascii="Times New Roman" w:hAnsi="Times New Roman" w:cs="Times New Roman"/>
          <w:color w:val="auto"/>
        </w:rPr>
      </w:pPr>
      <w:r w:rsidRPr="00FA7F96">
        <w:rPr>
          <w:rFonts w:ascii="Times New Roman" w:hAnsi="Times New Roman" w:cs="Times New Roman"/>
          <w:color w:val="auto"/>
          <w:highlight w:val="yellow"/>
        </w:rPr>
        <w:t>&lt;H1&gt;</w:t>
      </w:r>
      <w:r w:rsidR="00BD379B" w:rsidRPr="00FA7F96">
        <w:rPr>
          <w:rFonts w:ascii="Times New Roman" w:hAnsi="Times New Roman" w:cs="Times New Roman"/>
          <w:color w:val="auto"/>
        </w:rPr>
        <w:t xml:space="preserve"> Beyond the Lesson</w:t>
      </w:r>
    </w:p>
    <w:p w14:paraId="5B9DA020" w14:textId="77777777" w:rsidR="00AA5B52" w:rsidRPr="00FA7F96" w:rsidRDefault="00AA5B52" w:rsidP="00AA5B52">
      <w:pPr>
        <w:rPr>
          <w:rFonts w:ascii="Times New Roman" w:hAnsi="Times New Roman" w:cs="Times New Roman"/>
          <w:sz w:val="20"/>
          <w:szCs w:val="20"/>
        </w:rPr>
      </w:pPr>
      <w:r w:rsidRPr="00FA7F96">
        <w:rPr>
          <w:rFonts w:ascii="Times New Roman" w:hAnsi="Times New Roman" w:cs="Times New Roman"/>
          <w:sz w:val="20"/>
          <w:szCs w:val="20"/>
        </w:rPr>
        <w:t>Understanding electron configurations and quantum numbers has practical applications that extend into technology, healthcare, and industry. For example, controlling electron behavior is key to developing semiconductors used in smartphones, computers, and solar panels, making these devices faster and more efficient. In medicine, technologies like X-rays and MRI scans rely on manipulating atomic properties to provide clearer imaging for diagnostics. Additionally, knowledge of electron arrangements allows scientists to create new materials—from corrosion-resistant alloys to lightweight plastics—by understanding how atoms bond. These insights drive innovations that enhance everyday life, from safer medical procedures to advanced electronics.</w:t>
      </w:r>
    </w:p>
    <w:sectPr w:rsidR="00AA5B52" w:rsidRPr="00FA7F9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hem SME 2" w:date="2024-11-13T10:42:00Z" w:initials="ChemSME 2">
    <w:p w14:paraId="515925CF" w14:textId="77777777" w:rsidR="00FA2A63" w:rsidRDefault="00FA2A63" w:rsidP="00FA2A63">
      <w:pPr>
        <w:pStyle w:val="CommentText"/>
      </w:pPr>
      <w:r>
        <w:rPr>
          <w:rStyle w:val="CommentReference"/>
        </w:rPr>
        <w:annotationRef/>
      </w:r>
      <w:r>
        <w:t>@Photo: Shutterstock ID: 1643975563</w:t>
      </w:r>
    </w:p>
  </w:comment>
  <w:comment w:id="1" w:author="Christina elAwar" w:date="2024-11-18T16:32:00Z" w:initials="Ce">
    <w:p w14:paraId="009865EE" w14:textId="4F353868" w:rsidR="00235857" w:rsidRDefault="00000000">
      <w:pPr>
        <w:pStyle w:val="CommentText"/>
      </w:pPr>
      <w:r>
        <w:rPr>
          <w:rStyle w:val="CommentReference"/>
        </w:rPr>
        <w:annotationRef/>
      </w:r>
      <w:r w:rsidRPr="6E875E71">
        <w:t>Consider clarifying that the analogy reflects energy transitions and bonding properties rather than a direct parallel to electron movement.</w:t>
      </w:r>
    </w:p>
    <w:p w14:paraId="4E0FB998" w14:textId="3E779E0D" w:rsidR="00235857" w:rsidRDefault="00235857">
      <w:pPr>
        <w:pStyle w:val="CommentText"/>
      </w:pPr>
    </w:p>
    <w:p w14:paraId="081372D9" w14:textId="60234135" w:rsidR="00235857" w:rsidRDefault="00000000">
      <w:pPr>
        <w:pStyle w:val="CommentText"/>
      </w:pPr>
      <w:r w:rsidRPr="0DF1EB15">
        <w:t>Add: Just like streetlights rely on electron transitions to produce light, atoms exhibit behaviors such as conductivity and reactivity based on electron arrangement.</w:t>
      </w:r>
    </w:p>
  </w:comment>
  <w:comment w:id="2" w:author="Christina elAwar" w:date="2024-11-18T16:42:00Z" w:initials="Ce">
    <w:p w14:paraId="676D2F82" w14:textId="51E2E39B" w:rsidR="00235857" w:rsidRDefault="00000000">
      <w:pPr>
        <w:pStyle w:val="CommentText"/>
      </w:pPr>
      <w:r>
        <w:rPr>
          <w:rStyle w:val="CommentReference"/>
        </w:rPr>
        <w:annotationRef/>
      </w:r>
      <w:r w:rsidRPr="0DE08DFB">
        <w:t>Use the below definition for clarity:</w:t>
      </w:r>
    </w:p>
    <w:p w14:paraId="35E5384B" w14:textId="35859CBC" w:rsidR="00235857" w:rsidRDefault="00235857">
      <w:pPr>
        <w:pStyle w:val="CommentText"/>
      </w:pPr>
    </w:p>
    <w:p w14:paraId="7CC0E4CA" w14:textId="15845D6A" w:rsidR="00235857" w:rsidRDefault="00000000">
      <w:pPr>
        <w:pStyle w:val="CommentText"/>
      </w:pPr>
      <w:r w:rsidRPr="065C1929">
        <w:t>In orbitals of the same energy, electrons fill each orbital singly before pairing up.</w:t>
      </w:r>
    </w:p>
  </w:comment>
  <w:comment w:id="3" w:author="Chem SME 2" w:date="2024-11-29T18:58:00Z" w:initials="ChemSME 2">
    <w:p w14:paraId="65152C09" w14:textId="77777777" w:rsidR="00ED50C5" w:rsidRDefault="00ED50C5" w:rsidP="00ED50C5">
      <w:pPr>
        <w:pStyle w:val="CommentText"/>
      </w:pPr>
      <w:r>
        <w:rPr>
          <w:rStyle w:val="CommentReference"/>
        </w:rPr>
        <w:annotationRef/>
      </w:r>
      <w:r>
        <w:t>added</w:t>
      </w:r>
    </w:p>
  </w:comment>
  <w:comment w:id="4" w:author="Laura J Moin" w:date="2024-11-12T21:20:00Z" w:initials="LM">
    <w:p w14:paraId="36AB9AD1" w14:textId="7CAB27C8" w:rsidR="0012546B" w:rsidRDefault="00E12DE2">
      <w:pPr>
        <w:pStyle w:val="CommentText"/>
      </w:pPr>
      <w:r>
        <w:rPr>
          <w:rStyle w:val="CommentReference"/>
        </w:rPr>
        <w:annotationRef/>
      </w:r>
      <w:hyperlink r:id="rId1">
        <w:r w:rsidR="0012546B" w:rsidRPr="10B1D8F3">
          <w:t>https://www.shutterstock.com/image-vector/infographic-template-icons-4-options-steps-2223681431</w:t>
        </w:r>
      </w:hyperlink>
    </w:p>
    <w:p w14:paraId="26E4D19B" w14:textId="7CD71AA9" w:rsidR="0012546B" w:rsidRDefault="00E12DE2">
      <w:pPr>
        <w:pStyle w:val="CommentText"/>
      </w:pPr>
      <w:r w:rsidRPr="763BDFE8">
        <w:t>Text in each step will be edited to represent levels</w:t>
      </w:r>
    </w:p>
  </w:comment>
  <w:comment w:id="7" w:author="Christina elAwar" w:date="2024-11-18T16:43:00Z" w:initials="Ce">
    <w:p w14:paraId="64AD2661" w14:textId="1CF56E28" w:rsidR="00235857" w:rsidRDefault="00000000">
      <w:pPr>
        <w:pStyle w:val="CommentText"/>
      </w:pPr>
      <w:r>
        <w:rPr>
          <w:rStyle w:val="CommentReference"/>
        </w:rPr>
        <w:annotationRef/>
      </w:r>
      <w:r w:rsidRPr="0EAB607B">
        <w:t>Add:</w:t>
      </w:r>
    </w:p>
    <w:p w14:paraId="12E65581" w14:textId="2C3E2584" w:rsidR="00235857" w:rsidRDefault="00235857">
      <w:pPr>
        <w:pStyle w:val="CommentText"/>
      </w:pPr>
    </w:p>
    <w:p w14:paraId="57B8D395" w14:textId="5E2F82B6" w:rsidR="00235857" w:rsidRDefault="00000000">
      <w:pPr>
        <w:pStyle w:val="CommentText"/>
      </w:pPr>
      <w:r w:rsidRPr="35AFFCCD">
        <w:t>However, unlike a ladder, electrons occupy these regions based on probabilistic models, not fixed positions.</w:t>
      </w:r>
    </w:p>
  </w:comment>
  <w:comment w:id="8" w:author="Chem SME 2" w:date="2024-12-03T13:46:00Z" w:initials="ChemSME 2">
    <w:p w14:paraId="27D9690E" w14:textId="77777777" w:rsidR="004A7486" w:rsidRDefault="004A7486" w:rsidP="004A7486">
      <w:pPr>
        <w:pStyle w:val="CommentText"/>
      </w:pPr>
      <w:r>
        <w:rPr>
          <w:rStyle w:val="CommentReference"/>
        </w:rPr>
        <w:annotationRef/>
      </w:r>
      <w:r>
        <w:t xml:space="preserve">@Laura, please comment </w:t>
      </w:r>
    </w:p>
  </w:comment>
  <w:comment w:id="9" w:author="Micah Newman" w:date="2024-11-18T14:34:00Z" w:initials="MN">
    <w:p w14:paraId="43BE8997" w14:textId="6D41C1E3" w:rsidR="00235857" w:rsidRDefault="00000000">
      <w:pPr>
        <w:pStyle w:val="CommentText"/>
      </w:pPr>
      <w:r>
        <w:rPr>
          <w:rStyle w:val="CommentReference"/>
        </w:rPr>
        <w:annotationRef/>
      </w:r>
      <w:r w:rsidRPr="26CBBDA4">
        <w:t>This is too vague to be meaningful. Every compound's formation involves the transfer of electrons, but not all compounds are water-soluble.</w:t>
      </w:r>
    </w:p>
  </w:comment>
  <w:comment w:id="10" w:author="Chem SME 2" w:date="2024-12-03T13:49:00Z" w:initials="ChemSME 2">
    <w:p w14:paraId="31F34B3F" w14:textId="77777777" w:rsidR="004A7486" w:rsidRDefault="004A7486" w:rsidP="004A7486">
      <w:pPr>
        <w:pStyle w:val="CommentText"/>
      </w:pPr>
      <w:r>
        <w:rPr>
          <w:rStyle w:val="CommentReference"/>
        </w:rPr>
        <w:annotationRef/>
      </w:r>
      <w:r>
        <w:t>As here specific example of sodium and chloride has been considered so the  water solubility od salt is described for that salt only.</w:t>
      </w:r>
    </w:p>
  </w:comment>
  <w:comment w:id="11" w:author="Laura J Moin" w:date="2024-11-12T21:30:00Z" w:initials="LM">
    <w:p w14:paraId="2F0A276D" w14:textId="166B30BA" w:rsidR="0012546B" w:rsidRDefault="00E12DE2">
      <w:pPr>
        <w:pStyle w:val="CommentText"/>
      </w:pPr>
      <w:r>
        <w:rPr>
          <w:rStyle w:val="CommentReference"/>
        </w:rPr>
        <w:annotationRef/>
      </w:r>
      <w:r w:rsidRPr="2DE50C7D">
        <w:t>@Photo: ShutterStock ID: 2338528143</w:t>
      </w:r>
    </w:p>
  </w:comment>
  <w:comment w:id="12" w:author="Christina elAwar" w:date="2024-11-18T16:54:00Z" w:initials="Ce">
    <w:p w14:paraId="7FBA13A9" w14:textId="0FBB4624" w:rsidR="00235857" w:rsidRDefault="00000000">
      <w:pPr>
        <w:pStyle w:val="CommentText"/>
      </w:pPr>
      <w:r>
        <w:rPr>
          <w:rStyle w:val="CommentReference"/>
        </w:rPr>
        <w:annotationRef/>
      </w:r>
      <w:r w:rsidRPr="26A49526">
        <w:t>Create a table below the following explanation summarizing the quantum numbers and what they represent about an electron's state as well as an example of a specific electron within an atom and its quantum numbers,</w:t>
      </w:r>
    </w:p>
  </w:comment>
  <w:comment w:id="13" w:author="Chem SME 2" w:date="2024-12-03T14:19:00Z" w:initials="ChemSME 2">
    <w:p w14:paraId="4DC59093" w14:textId="77777777" w:rsidR="00D27301" w:rsidRDefault="00D27301" w:rsidP="00D27301">
      <w:pPr>
        <w:pStyle w:val="CommentText"/>
      </w:pPr>
      <w:r>
        <w:rPr>
          <w:rStyle w:val="CommentReference"/>
        </w:rPr>
        <w:annotationRef/>
      </w:r>
      <w:r>
        <w:t>Tabular presentation is added</w:t>
      </w:r>
    </w:p>
  </w:comment>
  <w:comment w:id="16" w:author="Laura J Moin" w:date="2024-11-12T21:32:00Z" w:initials="LM">
    <w:p w14:paraId="58909506" w14:textId="57EC4358" w:rsidR="0012546B" w:rsidRDefault="00E12DE2">
      <w:pPr>
        <w:pStyle w:val="CommentText"/>
      </w:pPr>
      <w:r>
        <w:rPr>
          <w:rStyle w:val="CommentReference"/>
        </w:rPr>
        <w:annotationRef/>
      </w:r>
      <w:r w:rsidRPr="169C62FD">
        <w:t>@Photo: 2334062161.</w:t>
      </w:r>
    </w:p>
  </w:comment>
  <w:comment w:id="17" w:author="Laura J Moin" w:date="2024-11-12T21:32:00Z" w:initials="LM">
    <w:p w14:paraId="088A131D" w14:textId="4A398766" w:rsidR="0012546B" w:rsidRDefault="00E12DE2">
      <w:pPr>
        <w:pStyle w:val="CommentText"/>
      </w:pPr>
      <w:r>
        <w:rPr>
          <w:rStyle w:val="CommentReference"/>
        </w:rPr>
        <w:annotationRef/>
      </w:r>
      <w:r w:rsidRPr="4844E568">
        <w:t>@Photo: 2336987163</w:t>
      </w:r>
    </w:p>
  </w:comment>
  <w:comment w:id="18" w:author="Laura J Moin" w:date="2024-11-12T21:33:00Z" w:initials="LM">
    <w:p w14:paraId="11AE8BFA" w14:textId="511D115B" w:rsidR="0012546B" w:rsidRDefault="00E12DE2">
      <w:pPr>
        <w:pStyle w:val="CommentText"/>
      </w:pPr>
      <w:r>
        <w:rPr>
          <w:rStyle w:val="CommentReference"/>
        </w:rPr>
        <w:annotationRef/>
      </w:r>
      <w:r w:rsidRPr="712EF5F7">
        <w:t>@Photo: 2336985499</w:t>
      </w:r>
    </w:p>
  </w:comment>
  <w:comment w:id="19" w:author="Micah Newman" w:date="2024-11-18T14:41:00Z" w:initials="MN">
    <w:p w14:paraId="68DA64C8" w14:textId="365357A3" w:rsidR="00235857" w:rsidRDefault="00000000">
      <w:pPr>
        <w:pStyle w:val="CommentText"/>
      </w:pPr>
      <w:r>
        <w:rPr>
          <w:rStyle w:val="CommentReference"/>
        </w:rPr>
        <w:annotationRef/>
      </w:r>
      <w:r w:rsidRPr="288BC293">
        <w:t>The "Incorrect" configuration should really show the first 2p orbital as having paired electrons (instead of having those electrons fill orbitals singly yet for some reason with opposite spin). This is what Hund's rule specifically forbids, and is the more likely error anyway.</w:t>
      </w:r>
    </w:p>
  </w:comment>
  <w:comment w:id="20" w:author="Chem SME 2" w:date="2024-12-03T15:54:00Z" w:initials="ChemSME 2">
    <w:p w14:paraId="07AB1475" w14:textId="77777777" w:rsidR="00EB4B7B" w:rsidRDefault="00857F54" w:rsidP="00EB4B7B">
      <w:pPr>
        <w:pStyle w:val="CommentText"/>
      </w:pPr>
      <w:r>
        <w:rPr>
          <w:rStyle w:val="CommentReference"/>
        </w:rPr>
        <w:annotationRef/>
      </w:r>
      <w:r w:rsidR="00EB4B7B">
        <w:t>@Laura please give your suggestion</w:t>
      </w:r>
    </w:p>
  </w:comment>
  <w:comment w:id="21" w:author="Christina elAwar" w:date="2024-11-18T17:09:00Z" w:initials="Ce">
    <w:p w14:paraId="09A4A779" w14:textId="77FC37E3" w:rsidR="00235857" w:rsidRDefault="00000000">
      <w:pPr>
        <w:pStyle w:val="CommentText"/>
      </w:pPr>
      <w:r>
        <w:rPr>
          <w:rStyle w:val="CommentReference"/>
        </w:rPr>
        <w:annotationRef/>
      </w:r>
      <w:r w:rsidRPr="6CD2F8FA">
        <w:t>Add a visual or a table explaining the difference between the subshells since they will be referenced in Writing Electron Configurations.</w:t>
      </w:r>
    </w:p>
  </w:comment>
  <w:comment w:id="22" w:author="Chem SME 2" w:date="2024-12-03T17:12:00Z" w:initials="ChemSME 2">
    <w:p w14:paraId="2B00EA6B" w14:textId="77777777" w:rsidR="00B4253C" w:rsidRDefault="00B4253C" w:rsidP="00B4253C">
      <w:pPr>
        <w:pStyle w:val="CommentText"/>
      </w:pPr>
      <w:r>
        <w:rPr>
          <w:rStyle w:val="CommentReference"/>
        </w:rPr>
        <w:annotationRef/>
      </w:r>
      <w:r>
        <w:t>@Laura please suggest</w:t>
      </w:r>
    </w:p>
  </w:comment>
  <w:comment w:id="23" w:author="Chem SME 2" w:date="2024-12-03T17:51:00Z" w:initials="ChemSME 2">
    <w:p w14:paraId="17A78EB0" w14:textId="77777777" w:rsidR="00AF1198" w:rsidRDefault="00AF1198" w:rsidP="00AF1198">
      <w:pPr>
        <w:pStyle w:val="CommentText"/>
      </w:pPr>
      <w:r>
        <w:rPr>
          <w:rStyle w:val="CommentReference"/>
        </w:rPr>
        <w:annotationRef/>
      </w:r>
      <w:r>
        <w:t>Explained above in tabular format.</w:t>
      </w:r>
    </w:p>
  </w:comment>
  <w:comment w:id="24" w:author="Christina elAwar" w:date="2024-11-18T17:04:00Z" w:initials="Ce">
    <w:p w14:paraId="2961CF96" w14:textId="62F7C91B" w:rsidR="00235857" w:rsidRDefault="00000000">
      <w:pPr>
        <w:pStyle w:val="CommentText"/>
      </w:pPr>
      <w:r>
        <w:rPr>
          <w:rStyle w:val="CommentReference"/>
        </w:rPr>
        <w:annotationRef/>
      </w:r>
      <w:r w:rsidRPr="160DB565">
        <w:t>Add a visual of Chromium's electron configuration.</w:t>
      </w:r>
    </w:p>
  </w:comment>
  <w:comment w:id="25" w:author="Chem SME 2" w:date="2024-12-03T16:38:00Z" w:initials="ChemSME 2">
    <w:p w14:paraId="1C5F7084" w14:textId="77777777" w:rsidR="0069668B" w:rsidRDefault="0069668B" w:rsidP="0069668B">
      <w:pPr>
        <w:pStyle w:val="CommentText"/>
      </w:pPr>
      <w:r>
        <w:rPr>
          <w:rStyle w:val="CommentReference"/>
        </w:rPr>
        <w:annotationRef/>
      </w:r>
      <w:r>
        <w:t>Image added for chromium’s electron configuration</w:t>
      </w:r>
    </w:p>
  </w:comment>
  <w:comment w:id="26" w:author="Chem SME 2" w:date="2024-12-03T16:33:00Z" w:initials="ChemSME 2">
    <w:p w14:paraId="1B66A7F3" w14:textId="7EC494CF" w:rsidR="0069668B" w:rsidRDefault="0069668B" w:rsidP="0069668B">
      <w:pPr>
        <w:pStyle w:val="CommentText"/>
      </w:pPr>
      <w:r>
        <w:rPr>
          <w:rStyle w:val="CommentReference"/>
        </w:rPr>
        <w:annotationRef/>
      </w:r>
      <w:r>
        <w:t>Art brief: Re create the same image to avoid copy right issue.</w:t>
      </w:r>
    </w:p>
  </w:comment>
  <w:comment w:id="28" w:author="Christina elAwar" w:date="2024-11-18T17:10:00Z" w:initials="Ce">
    <w:p w14:paraId="0D199A4C" w14:textId="3B86A079" w:rsidR="00235857" w:rsidRDefault="00000000">
      <w:pPr>
        <w:pStyle w:val="CommentText"/>
      </w:pPr>
      <w:r>
        <w:rPr>
          <w:rStyle w:val="CommentReference"/>
        </w:rPr>
        <w:annotationRef/>
      </w:r>
      <w:r w:rsidRPr="4A963530">
        <w:t>Let's</w:t>
      </w:r>
    </w:p>
  </w:comment>
  <w:comment w:id="29" w:author="Chem SME 2" w:date="2024-12-03T18:07:00Z" w:initials="ChemSME 2">
    <w:p w14:paraId="6480FFE9" w14:textId="77777777" w:rsidR="00D33B68" w:rsidRDefault="00D33B68" w:rsidP="00D33B68">
      <w:pPr>
        <w:pStyle w:val="CommentText"/>
      </w:pPr>
      <w:r>
        <w:rPr>
          <w:rStyle w:val="CommentReference"/>
        </w:rPr>
        <w:annotationRef/>
      </w:r>
      <w:r>
        <w:t>Let us added</w:t>
      </w:r>
    </w:p>
  </w:comment>
  <w:comment w:id="30" w:author="Christina elAwar" w:date="2024-11-18T17:04:00Z" w:initials="Ce">
    <w:p w14:paraId="3050BF94" w14:textId="03D1C9BC" w:rsidR="00235857" w:rsidRDefault="00000000">
      <w:pPr>
        <w:pStyle w:val="CommentText"/>
      </w:pPr>
      <w:r>
        <w:rPr>
          <w:rStyle w:val="CommentReference"/>
        </w:rPr>
        <w:annotationRef/>
      </w:r>
      <w:r w:rsidRPr="26C40C68">
        <w:t>Add the name of the element followed by the symbol in parentheses</w:t>
      </w:r>
    </w:p>
  </w:comment>
  <w:comment w:id="31" w:author="Chem SME 2" w:date="2024-12-03T18:08:00Z" w:initials="ChemSME 2">
    <w:p w14:paraId="2FD6154F" w14:textId="77777777" w:rsidR="00D33B68" w:rsidRDefault="00D33B68" w:rsidP="00D33B68">
      <w:pPr>
        <w:pStyle w:val="CommentText"/>
      </w:pPr>
      <w:r>
        <w:rPr>
          <w:rStyle w:val="CommentReference"/>
        </w:rPr>
        <w:annotationRef/>
      </w:r>
      <w:r>
        <w:t>Name added</w:t>
      </w:r>
    </w:p>
  </w:comment>
  <w:comment w:id="32" w:author="Micah Newman" w:date="2024-11-18T14:44:00Z" w:initials="MN">
    <w:p w14:paraId="533F0D35" w14:textId="34E93ACC" w:rsidR="00235857" w:rsidRDefault="00000000">
      <w:pPr>
        <w:pStyle w:val="CommentText"/>
      </w:pPr>
      <w:r>
        <w:rPr>
          <w:rStyle w:val="CommentReference"/>
        </w:rPr>
        <w:annotationRef/>
      </w:r>
      <w:r w:rsidRPr="58E4ACDB">
        <w:t>what does this mean? The only sense I can make of that is in a nuclear sense, but that's not what we're talking about here at all. Same comment applies to subsequent instances.</w:t>
      </w:r>
    </w:p>
  </w:comment>
  <w:comment w:id="33" w:author="Laura J Moin" w:date="2024-11-21T09:03:00Z" w:initials="LM">
    <w:p w14:paraId="2AC32204" w14:textId="7F41D49E" w:rsidR="00235857" w:rsidRDefault="00000000">
      <w:pPr>
        <w:pStyle w:val="CommentText"/>
      </w:pPr>
      <w:r>
        <w:rPr>
          <w:rStyle w:val="CommentReference"/>
        </w:rPr>
        <w:annotationRef/>
      </w:r>
      <w:r w:rsidRPr="10264CE7">
        <w:t xml:space="preserve">The added stability this question refers to is the electron promotion effect. If you do the electron distribution of Cu as per the Aufbau Pple (diagonal rule), it should be 4s2 4d9. However, by promoting 1 s electron to a d orbital, the atom achieves 1 full and 1 half-full orbital which confers added stability. </w:t>
      </w:r>
    </w:p>
  </w:comment>
  <w:comment w:id="34" w:author="Micah Newman" w:date="2024-11-18T14:46:00Z" w:initials="MN">
    <w:p w14:paraId="4B3E9015" w14:textId="766271AE" w:rsidR="00235857" w:rsidRDefault="00000000">
      <w:pPr>
        <w:pStyle w:val="CommentText"/>
      </w:pPr>
      <w:r>
        <w:rPr>
          <w:rStyle w:val="CommentReference"/>
        </w:rPr>
        <w:annotationRef/>
      </w:r>
      <w:r w:rsidRPr="4E7865DB">
        <w:t>?</w:t>
      </w:r>
    </w:p>
  </w:comment>
  <w:comment w:id="35" w:author="Laura J Moin" w:date="2024-11-21T09:04:00Z" w:initials="LM">
    <w:p w14:paraId="3F951E7B" w14:textId="0EE42D43" w:rsidR="00235857" w:rsidRDefault="00000000">
      <w:pPr>
        <w:pStyle w:val="CommentText"/>
      </w:pPr>
      <w:r>
        <w:rPr>
          <w:rStyle w:val="CommentReference"/>
        </w:rPr>
        <w:annotationRef/>
      </w:r>
      <w:r w:rsidRPr="62141011">
        <w:t>Explained above</w:t>
      </w:r>
    </w:p>
  </w:comment>
  <w:comment w:id="36" w:author="Micah Newman" w:date="2024-11-18T14:46:00Z" w:initials="MN">
    <w:p w14:paraId="215AB120" w14:textId="175481A3" w:rsidR="00235857" w:rsidRDefault="00000000">
      <w:pPr>
        <w:pStyle w:val="CommentText"/>
      </w:pPr>
      <w:r>
        <w:rPr>
          <w:rStyle w:val="CommentReference"/>
        </w:rPr>
        <w:annotationRef/>
      </w:r>
      <w:r w:rsidRPr="2395552C">
        <w:t>?</w:t>
      </w:r>
    </w:p>
  </w:comment>
  <w:comment w:id="37" w:author="Laura J Moin" w:date="2024-11-21T09:04:00Z" w:initials="LM">
    <w:p w14:paraId="35AE89E8" w14:textId="300165D0" w:rsidR="00235857" w:rsidRDefault="00000000">
      <w:pPr>
        <w:pStyle w:val="CommentText"/>
      </w:pPr>
      <w:r>
        <w:rPr>
          <w:rStyle w:val="CommentReference"/>
        </w:rPr>
        <w:annotationRef/>
      </w:r>
      <w:r w:rsidRPr="42E3FC02">
        <w:t>Explained above</w:t>
      </w:r>
    </w:p>
  </w:comment>
  <w:comment w:id="40" w:author="Christina elAwar" w:date="2024-11-18T17:27:00Z" w:initials="Ce">
    <w:p w14:paraId="3A554F23" w14:textId="74E00068" w:rsidR="00235857" w:rsidRDefault="00000000">
      <w:pPr>
        <w:pStyle w:val="CommentText"/>
      </w:pPr>
      <w:r>
        <w:rPr>
          <w:rStyle w:val="CommentReference"/>
        </w:rPr>
        <w:annotationRef/>
      </w:r>
      <w:r w:rsidRPr="58FBD48A">
        <w:t>specifically valence electrons</w:t>
      </w:r>
    </w:p>
  </w:comment>
  <w:comment w:id="41" w:author="Chem SME 2" w:date="2024-12-03T18:16:00Z" w:initials="ChemSME 2">
    <w:p w14:paraId="3FA417D9" w14:textId="77777777" w:rsidR="004630E7" w:rsidRDefault="004630E7" w:rsidP="004630E7">
      <w:pPr>
        <w:pStyle w:val="CommentText"/>
      </w:pPr>
      <w:r>
        <w:rPr>
          <w:rStyle w:val="CommentReference"/>
        </w:rPr>
        <w:annotationRef/>
      </w:r>
      <w:r>
        <w:t>Valence electrons are determined by the electronic configuration of any elements so it could be asked about chemical properties based on the electron configuration.</w:t>
      </w:r>
    </w:p>
  </w:comment>
  <w:comment w:id="42" w:author="Christina elAwar" w:date="2024-11-18T17:29:00Z" w:initials="Ce">
    <w:p w14:paraId="60B0E330" w14:textId="471578C5" w:rsidR="00235857" w:rsidRDefault="00000000">
      <w:pPr>
        <w:pStyle w:val="CommentText"/>
      </w:pPr>
      <w:r>
        <w:rPr>
          <w:rStyle w:val="CommentReference"/>
        </w:rPr>
        <w:annotationRef/>
      </w:r>
      <w:r w:rsidRPr="78143493">
        <w:t>It is better to ask them to compare the reactivity of two specific atoms such as Na and Cl.</w:t>
      </w:r>
    </w:p>
  </w:comment>
  <w:comment w:id="43" w:author="Chem SME 2" w:date="2024-12-03T18:20:00Z" w:initials="ChemSME 2">
    <w:p w14:paraId="27E3E273" w14:textId="77777777" w:rsidR="004630E7" w:rsidRDefault="004630E7" w:rsidP="004630E7">
      <w:pPr>
        <w:pStyle w:val="CommentText"/>
      </w:pPr>
      <w:r>
        <w:rPr>
          <w:rStyle w:val="CommentReference"/>
        </w:rPr>
        <w:annotationRef/>
      </w:r>
      <w:r>
        <w:t xml:space="preserve">The electronic configuration of a single element can provide evidence for the first part of the question. </w:t>
      </w:r>
    </w:p>
  </w:comment>
  <w:comment w:id="44" w:author="Christina elAwar" w:date="2024-11-18T17:30:00Z" w:initials="Ce">
    <w:p w14:paraId="7B02D517" w14:textId="0B2FA45F" w:rsidR="00235857" w:rsidRDefault="00000000">
      <w:pPr>
        <w:pStyle w:val="CommentText"/>
      </w:pPr>
      <w:r>
        <w:rPr>
          <w:rStyle w:val="CommentReference"/>
        </w:rPr>
        <w:annotationRef/>
      </w:r>
      <w:r w:rsidRPr="38564595">
        <w:t xml:space="preserve">The question is not clear. </w:t>
      </w:r>
    </w:p>
    <w:p w14:paraId="41863D90" w14:textId="13367F40" w:rsidR="00235857" w:rsidRDefault="00235857">
      <w:pPr>
        <w:pStyle w:val="CommentText"/>
      </w:pPr>
    </w:p>
    <w:p w14:paraId="5E8F87AC" w14:textId="7068AC43" w:rsidR="00235857" w:rsidRDefault="00000000">
      <w:pPr>
        <w:pStyle w:val="CommentText"/>
      </w:pPr>
      <w:r w:rsidRPr="342DC5A9">
        <w:t>Replace with the below:</w:t>
      </w:r>
    </w:p>
    <w:p w14:paraId="166D0C62" w14:textId="0DD251BE" w:rsidR="00235857" w:rsidRDefault="00000000">
      <w:pPr>
        <w:pStyle w:val="CommentText"/>
      </w:pPr>
      <w:r w:rsidRPr="024DA8E2">
        <w:t>Neon (Ne) emits a characteristic red-orange light when energized. Explain how electron transitions between energy levels within the neon atom, described by quantum numbers, lead to the emission of light at specific wavelengths. </w:t>
      </w:r>
      <w:r w:rsidR="004630E7">
        <w:t xml:space="preserve"> le</w:t>
      </w:r>
    </w:p>
  </w:comment>
  <w:comment w:id="45" w:author="Chem SME 2" w:date="2024-12-03T18:29:00Z" w:initials="ChemSME 2">
    <w:p w14:paraId="652AA6E6" w14:textId="77777777" w:rsidR="009163F8" w:rsidRDefault="009163F8" w:rsidP="009163F8">
      <w:pPr>
        <w:pStyle w:val="CommentText"/>
      </w:pPr>
      <w:r>
        <w:rPr>
          <w:rStyle w:val="CommentReference"/>
        </w:rPr>
        <w:annotationRef/>
      </w:r>
      <w:r>
        <w:t>This question is asked about emission of light during electron transition, which is not the part of this lesson, in the next coming lesson we have discussed that phenomenon.</w:t>
      </w:r>
    </w:p>
  </w:comment>
  <w:comment w:id="46" w:author="Christina elAwar" w:date="2024-11-18T17:32:00Z" w:initials="Ce">
    <w:p w14:paraId="00FEAD9D" w14:textId="66C97F0C" w:rsidR="00235857" w:rsidRDefault="00000000">
      <w:pPr>
        <w:pStyle w:val="CommentText"/>
      </w:pPr>
      <w:r>
        <w:rPr>
          <w:rStyle w:val="CommentReference"/>
        </w:rPr>
        <w:annotationRef/>
      </w:r>
      <w:r w:rsidRPr="153B8343">
        <w:t>based on their valence electron arrangements and the stability of filled electron subshells.</w:t>
      </w:r>
    </w:p>
  </w:comment>
  <w:comment w:id="47" w:author="Chem SME 2" w:date="2024-12-03T18:43:00Z" w:initials="ChemSME 2">
    <w:p w14:paraId="075FD20D" w14:textId="77777777" w:rsidR="00FA7F96" w:rsidRDefault="00FA7F96" w:rsidP="00FA7F96">
      <w:pPr>
        <w:pStyle w:val="CommentText"/>
      </w:pPr>
      <w:r>
        <w:rPr>
          <w:rStyle w:val="CommentReference"/>
        </w:rPr>
        <w:annotationRef/>
      </w:r>
      <w:r>
        <w:t>Configuration term covers the electron arrangement as well as status of the electron subshell.</w:t>
      </w:r>
    </w:p>
  </w:comment>
  <w:comment w:id="48" w:author="Christina elAwar" w:date="2024-11-18T17:34:00Z" w:initials="Ce">
    <w:p w14:paraId="0FA3837D" w14:textId="24385EBE" w:rsidR="00235857" w:rsidRDefault="00000000">
      <w:pPr>
        <w:pStyle w:val="CommentText"/>
      </w:pPr>
      <w:r>
        <w:rPr>
          <w:rStyle w:val="CommentReference"/>
        </w:rPr>
        <w:annotationRef/>
      </w:r>
      <w:r w:rsidRPr="6D120580">
        <w:t>statement correctly</w:t>
      </w:r>
    </w:p>
  </w:comment>
  <w:comment w:id="49" w:author="Chem SME 2" w:date="2024-12-03T18:42:00Z" w:initials="ChemSME 2">
    <w:p w14:paraId="633E1DE6" w14:textId="77777777" w:rsidR="00FA7F96" w:rsidRDefault="00FA7F96" w:rsidP="00FA7F96">
      <w:pPr>
        <w:pStyle w:val="CommentText"/>
      </w:pPr>
      <w:r>
        <w:rPr>
          <w:rStyle w:val="CommentReference"/>
        </w:rPr>
        <w:annotationRef/>
      </w:r>
      <w:r>
        <w:t>Rewritten the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15925CF" w15:done="0"/>
  <w15:commentEx w15:paraId="081372D9" w15:done="0"/>
  <w15:commentEx w15:paraId="7CC0E4CA" w15:done="0"/>
  <w15:commentEx w15:paraId="65152C09" w15:paraIdParent="7CC0E4CA" w15:done="0"/>
  <w15:commentEx w15:paraId="26E4D19B" w15:done="0"/>
  <w15:commentEx w15:paraId="57B8D395" w15:done="0"/>
  <w15:commentEx w15:paraId="27D9690E" w15:paraIdParent="57B8D395" w15:done="0"/>
  <w15:commentEx w15:paraId="43BE8997" w15:done="0"/>
  <w15:commentEx w15:paraId="31F34B3F" w15:paraIdParent="43BE8997" w15:done="0"/>
  <w15:commentEx w15:paraId="2F0A276D" w15:done="0"/>
  <w15:commentEx w15:paraId="7FBA13A9" w15:done="0"/>
  <w15:commentEx w15:paraId="4DC59093" w15:paraIdParent="7FBA13A9" w15:done="0"/>
  <w15:commentEx w15:paraId="58909506" w15:done="0"/>
  <w15:commentEx w15:paraId="088A131D" w15:done="0"/>
  <w15:commentEx w15:paraId="11AE8BFA" w15:done="0"/>
  <w15:commentEx w15:paraId="68DA64C8" w15:done="0"/>
  <w15:commentEx w15:paraId="07AB1475" w15:paraIdParent="68DA64C8" w15:done="0"/>
  <w15:commentEx w15:paraId="09A4A779" w15:done="0"/>
  <w15:commentEx w15:paraId="2B00EA6B" w15:paraIdParent="09A4A779" w15:done="0"/>
  <w15:commentEx w15:paraId="17A78EB0" w15:paraIdParent="09A4A779" w15:done="0"/>
  <w15:commentEx w15:paraId="2961CF96" w15:done="0"/>
  <w15:commentEx w15:paraId="1C5F7084" w15:paraIdParent="2961CF96" w15:done="0"/>
  <w15:commentEx w15:paraId="1B66A7F3" w15:done="0"/>
  <w15:commentEx w15:paraId="0D199A4C" w15:done="0"/>
  <w15:commentEx w15:paraId="6480FFE9" w15:paraIdParent="0D199A4C" w15:done="0"/>
  <w15:commentEx w15:paraId="3050BF94" w15:done="0"/>
  <w15:commentEx w15:paraId="2FD6154F" w15:paraIdParent="3050BF94" w15:done="0"/>
  <w15:commentEx w15:paraId="533F0D35" w15:done="0"/>
  <w15:commentEx w15:paraId="2AC32204" w15:paraIdParent="533F0D35" w15:done="0"/>
  <w15:commentEx w15:paraId="4B3E9015" w15:done="0"/>
  <w15:commentEx w15:paraId="3F951E7B" w15:paraIdParent="4B3E9015" w15:done="0"/>
  <w15:commentEx w15:paraId="215AB120" w15:done="0"/>
  <w15:commentEx w15:paraId="35AE89E8" w15:paraIdParent="215AB120" w15:done="0"/>
  <w15:commentEx w15:paraId="3A554F23" w15:done="0"/>
  <w15:commentEx w15:paraId="3FA417D9" w15:paraIdParent="3A554F23" w15:done="0"/>
  <w15:commentEx w15:paraId="60B0E330" w15:done="0"/>
  <w15:commentEx w15:paraId="27E3E273" w15:paraIdParent="60B0E330" w15:done="0"/>
  <w15:commentEx w15:paraId="166D0C62" w15:done="0"/>
  <w15:commentEx w15:paraId="652AA6E6" w15:paraIdParent="166D0C62" w15:done="0"/>
  <w15:commentEx w15:paraId="00FEAD9D" w15:done="0"/>
  <w15:commentEx w15:paraId="075FD20D" w15:paraIdParent="00FEAD9D" w15:done="0"/>
  <w15:commentEx w15:paraId="0FA3837D" w15:done="0"/>
  <w15:commentEx w15:paraId="633E1DE6" w15:paraIdParent="0FA383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0011FEE" w16cex:dateUtc="2024-11-13T05:12:00Z"/>
  <w16cex:commentExtensible w16cex:durableId="5E163A3D" w16cex:dateUtc="2024-11-18T12:32:00Z"/>
  <w16cex:commentExtensible w16cex:durableId="0CA563B4" w16cex:dateUtc="2024-11-18T12:42:00Z"/>
  <w16cex:commentExtensible w16cex:durableId="582E8DB4" w16cex:dateUtc="2024-11-29T13:28:00Z"/>
  <w16cex:commentExtensible w16cex:durableId="4F6B4B8A" w16cex:dateUtc="2024-11-13T00:20:00Z"/>
  <w16cex:commentExtensible w16cex:durableId="64429100" w16cex:dateUtc="2024-11-18T12:43:00Z"/>
  <w16cex:commentExtensible w16cex:durableId="60B37A2A" w16cex:dateUtc="2024-12-03T08:16:00Z"/>
  <w16cex:commentExtensible w16cex:durableId="3484B0F2" w16cex:dateUtc="2024-11-18T19:34:00Z"/>
  <w16cex:commentExtensible w16cex:durableId="1196725A" w16cex:dateUtc="2024-12-03T08:19:00Z"/>
  <w16cex:commentExtensible w16cex:durableId="3CC0433B" w16cex:dateUtc="2024-11-13T00:30:00Z"/>
  <w16cex:commentExtensible w16cex:durableId="4BFE0C50" w16cex:dateUtc="2024-11-18T12:54:00Z"/>
  <w16cex:commentExtensible w16cex:durableId="0DE7C16F" w16cex:dateUtc="2024-12-03T08:49:00Z"/>
  <w16cex:commentExtensible w16cex:durableId="307BFA63" w16cex:dateUtc="2024-11-13T00:32:00Z"/>
  <w16cex:commentExtensible w16cex:durableId="74CB5838" w16cex:dateUtc="2024-11-13T00:32:00Z"/>
  <w16cex:commentExtensible w16cex:durableId="1B30FA0E" w16cex:dateUtc="2024-11-13T00:33:00Z"/>
  <w16cex:commentExtensible w16cex:durableId="092A309D" w16cex:dateUtc="2024-11-18T19:41:00Z"/>
  <w16cex:commentExtensible w16cex:durableId="3C319EEE" w16cex:dateUtc="2024-12-03T10:24:00Z"/>
  <w16cex:commentExtensible w16cex:durableId="184C1BAC" w16cex:dateUtc="2024-11-18T13:09:00Z"/>
  <w16cex:commentExtensible w16cex:durableId="554F7E75" w16cex:dateUtc="2024-12-03T11:42:00Z"/>
  <w16cex:commentExtensible w16cex:durableId="6F8DB241" w16cex:dateUtc="2024-12-03T12:21:00Z"/>
  <w16cex:commentExtensible w16cex:durableId="0D244986" w16cex:dateUtc="2024-11-18T13:04:00Z"/>
  <w16cex:commentExtensible w16cex:durableId="4B8409DA" w16cex:dateUtc="2024-12-03T11:08:00Z"/>
  <w16cex:commentExtensible w16cex:durableId="38885EC6" w16cex:dateUtc="2024-12-03T11:03:00Z"/>
  <w16cex:commentExtensible w16cex:durableId="5F8B1C75" w16cex:dateUtc="2024-11-18T13:10:00Z"/>
  <w16cex:commentExtensible w16cex:durableId="7DBF80E8" w16cex:dateUtc="2024-12-03T12:37:00Z"/>
  <w16cex:commentExtensible w16cex:durableId="2559435A" w16cex:dateUtc="2024-11-18T13:04:00Z"/>
  <w16cex:commentExtensible w16cex:durableId="4427799C" w16cex:dateUtc="2024-12-03T12:38:00Z"/>
  <w16cex:commentExtensible w16cex:durableId="478AE572" w16cex:dateUtc="2024-11-18T19:44:00Z"/>
  <w16cex:commentExtensible w16cex:durableId="49B696D9" w16cex:dateUtc="2024-11-21T12:03:00Z"/>
  <w16cex:commentExtensible w16cex:durableId="6834C5E8" w16cex:dateUtc="2024-11-18T19:46:00Z"/>
  <w16cex:commentExtensible w16cex:durableId="551E6E26" w16cex:dateUtc="2024-11-21T12:04:00Z"/>
  <w16cex:commentExtensible w16cex:durableId="176B42D2" w16cex:dateUtc="2024-11-18T19:46:00Z"/>
  <w16cex:commentExtensible w16cex:durableId="76497D82" w16cex:dateUtc="2024-11-21T12:04:00Z"/>
  <w16cex:commentExtensible w16cex:durableId="26743277" w16cex:dateUtc="2024-11-18T13:27:00Z"/>
  <w16cex:commentExtensible w16cex:durableId="6E881803" w16cex:dateUtc="2024-12-03T12:46:00Z"/>
  <w16cex:commentExtensible w16cex:durableId="510FED28" w16cex:dateUtc="2024-11-18T13:29:00Z"/>
  <w16cex:commentExtensible w16cex:durableId="3E4AF483" w16cex:dateUtc="2024-12-03T12:50:00Z"/>
  <w16cex:commentExtensible w16cex:durableId="644E9077" w16cex:dateUtc="2024-11-18T13:30:00Z"/>
  <w16cex:commentExtensible w16cex:durableId="44BC0609" w16cex:dateUtc="2024-12-03T12:59:00Z"/>
  <w16cex:commentExtensible w16cex:durableId="34E0C4AA" w16cex:dateUtc="2024-11-18T13:32:00Z"/>
  <w16cex:commentExtensible w16cex:durableId="49BC4343" w16cex:dateUtc="2024-12-03T13:13:00Z"/>
  <w16cex:commentExtensible w16cex:durableId="4BB59B54" w16cex:dateUtc="2024-11-18T13:34:00Z"/>
  <w16cex:commentExtensible w16cex:durableId="2C8D4ABA" w16cex:dateUtc="2024-12-03T1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15925CF" w16cid:durableId="60011FEE"/>
  <w16cid:commentId w16cid:paraId="081372D9" w16cid:durableId="5E163A3D"/>
  <w16cid:commentId w16cid:paraId="7CC0E4CA" w16cid:durableId="0CA563B4"/>
  <w16cid:commentId w16cid:paraId="65152C09" w16cid:durableId="582E8DB4"/>
  <w16cid:commentId w16cid:paraId="26E4D19B" w16cid:durableId="4F6B4B8A"/>
  <w16cid:commentId w16cid:paraId="57B8D395" w16cid:durableId="64429100"/>
  <w16cid:commentId w16cid:paraId="27D9690E" w16cid:durableId="60B37A2A"/>
  <w16cid:commentId w16cid:paraId="43BE8997" w16cid:durableId="3484B0F2"/>
  <w16cid:commentId w16cid:paraId="31F34B3F" w16cid:durableId="1196725A"/>
  <w16cid:commentId w16cid:paraId="2F0A276D" w16cid:durableId="3CC0433B"/>
  <w16cid:commentId w16cid:paraId="7FBA13A9" w16cid:durableId="4BFE0C50"/>
  <w16cid:commentId w16cid:paraId="4DC59093" w16cid:durableId="0DE7C16F"/>
  <w16cid:commentId w16cid:paraId="58909506" w16cid:durableId="307BFA63"/>
  <w16cid:commentId w16cid:paraId="088A131D" w16cid:durableId="74CB5838"/>
  <w16cid:commentId w16cid:paraId="11AE8BFA" w16cid:durableId="1B30FA0E"/>
  <w16cid:commentId w16cid:paraId="68DA64C8" w16cid:durableId="092A309D"/>
  <w16cid:commentId w16cid:paraId="07AB1475" w16cid:durableId="3C319EEE"/>
  <w16cid:commentId w16cid:paraId="09A4A779" w16cid:durableId="184C1BAC"/>
  <w16cid:commentId w16cid:paraId="2B00EA6B" w16cid:durableId="554F7E75"/>
  <w16cid:commentId w16cid:paraId="17A78EB0" w16cid:durableId="6F8DB241"/>
  <w16cid:commentId w16cid:paraId="2961CF96" w16cid:durableId="0D244986"/>
  <w16cid:commentId w16cid:paraId="1C5F7084" w16cid:durableId="4B8409DA"/>
  <w16cid:commentId w16cid:paraId="1B66A7F3" w16cid:durableId="38885EC6"/>
  <w16cid:commentId w16cid:paraId="0D199A4C" w16cid:durableId="5F8B1C75"/>
  <w16cid:commentId w16cid:paraId="6480FFE9" w16cid:durableId="7DBF80E8"/>
  <w16cid:commentId w16cid:paraId="3050BF94" w16cid:durableId="2559435A"/>
  <w16cid:commentId w16cid:paraId="2FD6154F" w16cid:durableId="4427799C"/>
  <w16cid:commentId w16cid:paraId="533F0D35" w16cid:durableId="478AE572"/>
  <w16cid:commentId w16cid:paraId="2AC32204" w16cid:durableId="49B696D9"/>
  <w16cid:commentId w16cid:paraId="4B3E9015" w16cid:durableId="6834C5E8"/>
  <w16cid:commentId w16cid:paraId="3F951E7B" w16cid:durableId="551E6E26"/>
  <w16cid:commentId w16cid:paraId="215AB120" w16cid:durableId="176B42D2"/>
  <w16cid:commentId w16cid:paraId="35AE89E8" w16cid:durableId="76497D82"/>
  <w16cid:commentId w16cid:paraId="3A554F23" w16cid:durableId="26743277"/>
  <w16cid:commentId w16cid:paraId="3FA417D9" w16cid:durableId="6E881803"/>
  <w16cid:commentId w16cid:paraId="60B0E330" w16cid:durableId="510FED28"/>
  <w16cid:commentId w16cid:paraId="27E3E273" w16cid:durableId="3E4AF483"/>
  <w16cid:commentId w16cid:paraId="166D0C62" w16cid:durableId="644E9077"/>
  <w16cid:commentId w16cid:paraId="652AA6E6" w16cid:durableId="44BC0609"/>
  <w16cid:commentId w16cid:paraId="00FEAD9D" w16cid:durableId="34E0C4AA"/>
  <w16cid:commentId w16cid:paraId="075FD20D" w16cid:durableId="49BC4343"/>
  <w16cid:commentId w16cid:paraId="0FA3837D" w16cid:durableId="4BB59B54"/>
  <w16cid:commentId w16cid:paraId="633E1DE6" w16cid:durableId="2C8D4AB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709R8pC9" int2:invalidationBookmarkName="" int2:hashCode="AqFDZH4+/kguPh" int2:id="VNXFQHK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71D5D"/>
    <w:multiLevelType w:val="hybridMultilevel"/>
    <w:tmpl w:val="4B66E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E40F0"/>
    <w:multiLevelType w:val="hybridMultilevel"/>
    <w:tmpl w:val="16CE42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32BF1"/>
    <w:multiLevelType w:val="hybridMultilevel"/>
    <w:tmpl w:val="1EAC316E"/>
    <w:lvl w:ilvl="0" w:tplc="23D62D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462B42"/>
    <w:multiLevelType w:val="hybridMultilevel"/>
    <w:tmpl w:val="6FF6A0CC"/>
    <w:lvl w:ilvl="0" w:tplc="0409000F">
      <w:start w:val="1"/>
      <w:numFmt w:val="decimal"/>
      <w:lvlText w:val="%1."/>
      <w:lvlJc w:val="left"/>
      <w:pPr>
        <w:ind w:left="720" w:hanging="360"/>
      </w:pPr>
    </w:lvl>
    <w:lvl w:ilvl="1" w:tplc="4816D448">
      <w:start w:val="1"/>
      <w:numFmt w:val="lowerLetter"/>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011A9"/>
    <w:multiLevelType w:val="hybridMultilevel"/>
    <w:tmpl w:val="7870E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120743"/>
    <w:multiLevelType w:val="hybridMultilevel"/>
    <w:tmpl w:val="8326B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BF4754"/>
    <w:multiLevelType w:val="hybridMultilevel"/>
    <w:tmpl w:val="504C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88471F"/>
    <w:multiLevelType w:val="hybridMultilevel"/>
    <w:tmpl w:val="8B58148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B36901"/>
    <w:multiLevelType w:val="hybridMultilevel"/>
    <w:tmpl w:val="50F8C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84472196">
    <w:abstractNumId w:val="6"/>
  </w:num>
  <w:num w:numId="2" w16cid:durableId="1845821545">
    <w:abstractNumId w:val="5"/>
  </w:num>
  <w:num w:numId="3" w16cid:durableId="320930157">
    <w:abstractNumId w:val="3"/>
  </w:num>
  <w:num w:numId="4" w16cid:durableId="1502087299">
    <w:abstractNumId w:val="1"/>
  </w:num>
  <w:num w:numId="5" w16cid:durableId="893732567">
    <w:abstractNumId w:val="0"/>
  </w:num>
  <w:num w:numId="6" w16cid:durableId="1767382138">
    <w:abstractNumId w:val="7"/>
  </w:num>
  <w:num w:numId="7" w16cid:durableId="1558588849">
    <w:abstractNumId w:val="2"/>
  </w:num>
  <w:num w:numId="8" w16cid:durableId="2022275456">
    <w:abstractNumId w:val="4"/>
  </w:num>
  <w:num w:numId="9" w16cid:durableId="13693795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m SME 2">
    <w15:presenceInfo w15:providerId="None" w15:userId="Chem SME 2"/>
  </w15:person>
  <w15:person w15:author="Christina elAwar">
    <w15:presenceInfo w15:providerId="AD" w15:userId="S::christina.elawar@samaknowledge.com::adb4bf0a-90ea-4026-9c22-66c0dca1ca41"/>
  </w15:person>
  <w15:person w15:author="Laura J Moin">
    <w15:presenceInfo w15:providerId="AD" w15:userId="S::laura.moin@qbslearning.com::81007095-8227-4e3a-a277-f38aebfb384b"/>
  </w15:person>
  <w15:person w15:author="Micah Newman">
    <w15:presenceInfo w15:providerId="AD" w15:userId="S::micah.newman@alphapublishing.com::5f8b36f4-d1c1-4a0f-bc26-5dface9119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9FE"/>
    <w:rsid w:val="0000603F"/>
    <w:rsid w:val="00017D3D"/>
    <w:rsid w:val="000556D1"/>
    <w:rsid w:val="00064C58"/>
    <w:rsid w:val="000C4219"/>
    <w:rsid w:val="000C5328"/>
    <w:rsid w:val="00115C0B"/>
    <w:rsid w:val="0012312F"/>
    <w:rsid w:val="0012546B"/>
    <w:rsid w:val="00136F60"/>
    <w:rsid w:val="0016731E"/>
    <w:rsid w:val="0017462C"/>
    <w:rsid w:val="00175159"/>
    <w:rsid w:val="001A2F4C"/>
    <w:rsid w:val="001D7D9C"/>
    <w:rsid w:val="001E5057"/>
    <w:rsid w:val="001E7367"/>
    <w:rsid w:val="0020467A"/>
    <w:rsid w:val="00213FF2"/>
    <w:rsid w:val="00235857"/>
    <w:rsid w:val="00251269"/>
    <w:rsid w:val="0025464E"/>
    <w:rsid w:val="0026454B"/>
    <w:rsid w:val="0026588F"/>
    <w:rsid w:val="00296F60"/>
    <w:rsid w:val="002A6BB5"/>
    <w:rsid w:val="002B0350"/>
    <w:rsid w:val="002B3529"/>
    <w:rsid w:val="002B4710"/>
    <w:rsid w:val="003172DC"/>
    <w:rsid w:val="00317D42"/>
    <w:rsid w:val="00324AE9"/>
    <w:rsid w:val="00340CFD"/>
    <w:rsid w:val="003537DA"/>
    <w:rsid w:val="00370D22"/>
    <w:rsid w:val="003928AE"/>
    <w:rsid w:val="003C2C00"/>
    <w:rsid w:val="003D77DB"/>
    <w:rsid w:val="004372AE"/>
    <w:rsid w:val="00445038"/>
    <w:rsid w:val="00450793"/>
    <w:rsid w:val="00452690"/>
    <w:rsid w:val="004630E7"/>
    <w:rsid w:val="004914C5"/>
    <w:rsid w:val="0049410F"/>
    <w:rsid w:val="004A7486"/>
    <w:rsid w:val="004D5338"/>
    <w:rsid w:val="004E1150"/>
    <w:rsid w:val="005252F7"/>
    <w:rsid w:val="0054134F"/>
    <w:rsid w:val="005A01BF"/>
    <w:rsid w:val="005B6AEA"/>
    <w:rsid w:val="005E13CB"/>
    <w:rsid w:val="005F7CDF"/>
    <w:rsid w:val="006652BD"/>
    <w:rsid w:val="006868C1"/>
    <w:rsid w:val="0069668B"/>
    <w:rsid w:val="006F7EFD"/>
    <w:rsid w:val="00737BC9"/>
    <w:rsid w:val="00741694"/>
    <w:rsid w:val="007602F5"/>
    <w:rsid w:val="007772E1"/>
    <w:rsid w:val="007968E0"/>
    <w:rsid w:val="007B28A0"/>
    <w:rsid w:val="007D2704"/>
    <w:rsid w:val="007E73FA"/>
    <w:rsid w:val="007F500E"/>
    <w:rsid w:val="00816094"/>
    <w:rsid w:val="008232FB"/>
    <w:rsid w:val="00857F54"/>
    <w:rsid w:val="008817B4"/>
    <w:rsid w:val="008A1F90"/>
    <w:rsid w:val="008B3CCB"/>
    <w:rsid w:val="008B4811"/>
    <w:rsid w:val="008C6C09"/>
    <w:rsid w:val="008F49E0"/>
    <w:rsid w:val="0091143F"/>
    <w:rsid w:val="009163F8"/>
    <w:rsid w:val="00947B62"/>
    <w:rsid w:val="0097669A"/>
    <w:rsid w:val="00991E3F"/>
    <w:rsid w:val="00A24053"/>
    <w:rsid w:val="00A24566"/>
    <w:rsid w:val="00A41CB6"/>
    <w:rsid w:val="00A45DC5"/>
    <w:rsid w:val="00A47E84"/>
    <w:rsid w:val="00A722DE"/>
    <w:rsid w:val="00A7795F"/>
    <w:rsid w:val="00A77F85"/>
    <w:rsid w:val="00A805A0"/>
    <w:rsid w:val="00A95763"/>
    <w:rsid w:val="00A96E7A"/>
    <w:rsid w:val="00AA5B52"/>
    <w:rsid w:val="00AB7308"/>
    <w:rsid w:val="00AC5BDA"/>
    <w:rsid w:val="00AD2B49"/>
    <w:rsid w:val="00AF0D39"/>
    <w:rsid w:val="00AF1198"/>
    <w:rsid w:val="00B27F73"/>
    <w:rsid w:val="00B4253C"/>
    <w:rsid w:val="00B71E32"/>
    <w:rsid w:val="00B807F2"/>
    <w:rsid w:val="00B821F9"/>
    <w:rsid w:val="00B91DD1"/>
    <w:rsid w:val="00BB2011"/>
    <w:rsid w:val="00BD379B"/>
    <w:rsid w:val="00C12753"/>
    <w:rsid w:val="00C2092E"/>
    <w:rsid w:val="00C23E03"/>
    <w:rsid w:val="00C5234D"/>
    <w:rsid w:val="00C84738"/>
    <w:rsid w:val="00CA06A1"/>
    <w:rsid w:val="00CB6DB4"/>
    <w:rsid w:val="00D10A1B"/>
    <w:rsid w:val="00D119FE"/>
    <w:rsid w:val="00D14CE0"/>
    <w:rsid w:val="00D27301"/>
    <w:rsid w:val="00D33B68"/>
    <w:rsid w:val="00D560B2"/>
    <w:rsid w:val="00D66E66"/>
    <w:rsid w:val="00D87EB5"/>
    <w:rsid w:val="00D91629"/>
    <w:rsid w:val="00DD19FE"/>
    <w:rsid w:val="00DE4183"/>
    <w:rsid w:val="00E05E8A"/>
    <w:rsid w:val="00E12DE2"/>
    <w:rsid w:val="00E1341F"/>
    <w:rsid w:val="00E32F5F"/>
    <w:rsid w:val="00E53270"/>
    <w:rsid w:val="00E64020"/>
    <w:rsid w:val="00E738B5"/>
    <w:rsid w:val="00E831D2"/>
    <w:rsid w:val="00E92CF2"/>
    <w:rsid w:val="00E96EB8"/>
    <w:rsid w:val="00EB4B7B"/>
    <w:rsid w:val="00EB55C9"/>
    <w:rsid w:val="00ED50C5"/>
    <w:rsid w:val="00EE6D3F"/>
    <w:rsid w:val="00F10D2B"/>
    <w:rsid w:val="00F37ACB"/>
    <w:rsid w:val="00F46C7E"/>
    <w:rsid w:val="00F71A16"/>
    <w:rsid w:val="00F770A8"/>
    <w:rsid w:val="00FA2A63"/>
    <w:rsid w:val="00FA6005"/>
    <w:rsid w:val="00FA7F96"/>
    <w:rsid w:val="00FB62B4"/>
    <w:rsid w:val="019BE992"/>
    <w:rsid w:val="028DC355"/>
    <w:rsid w:val="02F06E04"/>
    <w:rsid w:val="038BEA8E"/>
    <w:rsid w:val="03ED6DF6"/>
    <w:rsid w:val="041B006A"/>
    <w:rsid w:val="044DC434"/>
    <w:rsid w:val="0539411E"/>
    <w:rsid w:val="075BB39F"/>
    <w:rsid w:val="07A8EF93"/>
    <w:rsid w:val="0BA210F4"/>
    <w:rsid w:val="0BDFE69F"/>
    <w:rsid w:val="0C49C769"/>
    <w:rsid w:val="0C9B4CFF"/>
    <w:rsid w:val="0CB0A42C"/>
    <w:rsid w:val="0D06ACC3"/>
    <w:rsid w:val="0FCEFADF"/>
    <w:rsid w:val="11BC42C0"/>
    <w:rsid w:val="124A724A"/>
    <w:rsid w:val="13998D69"/>
    <w:rsid w:val="141283D6"/>
    <w:rsid w:val="1540DF0C"/>
    <w:rsid w:val="158935BE"/>
    <w:rsid w:val="160C0DFF"/>
    <w:rsid w:val="1672D1D1"/>
    <w:rsid w:val="16A2DEBA"/>
    <w:rsid w:val="17207491"/>
    <w:rsid w:val="1892A86B"/>
    <w:rsid w:val="18F500F1"/>
    <w:rsid w:val="196B49F7"/>
    <w:rsid w:val="1A5D76DE"/>
    <w:rsid w:val="1C004561"/>
    <w:rsid w:val="1C4081AF"/>
    <w:rsid w:val="1C4EFD59"/>
    <w:rsid w:val="1C6515F2"/>
    <w:rsid w:val="1CFFA9B6"/>
    <w:rsid w:val="2082CB69"/>
    <w:rsid w:val="22580524"/>
    <w:rsid w:val="2398592C"/>
    <w:rsid w:val="23C452FF"/>
    <w:rsid w:val="2532C5A9"/>
    <w:rsid w:val="25914E27"/>
    <w:rsid w:val="25A70221"/>
    <w:rsid w:val="25BF17E2"/>
    <w:rsid w:val="27716FDD"/>
    <w:rsid w:val="2938C4A4"/>
    <w:rsid w:val="29E49E9B"/>
    <w:rsid w:val="29F276E9"/>
    <w:rsid w:val="2BECB266"/>
    <w:rsid w:val="2C15247E"/>
    <w:rsid w:val="2D805A96"/>
    <w:rsid w:val="2EA1B768"/>
    <w:rsid w:val="2EA7D26B"/>
    <w:rsid w:val="2F18537C"/>
    <w:rsid w:val="2F5A8897"/>
    <w:rsid w:val="318CB0B6"/>
    <w:rsid w:val="31E393B6"/>
    <w:rsid w:val="3373855E"/>
    <w:rsid w:val="33896E80"/>
    <w:rsid w:val="33B36AF7"/>
    <w:rsid w:val="36771222"/>
    <w:rsid w:val="36DEB3D3"/>
    <w:rsid w:val="378C0231"/>
    <w:rsid w:val="378E9F99"/>
    <w:rsid w:val="38F13BA4"/>
    <w:rsid w:val="394F78CE"/>
    <w:rsid w:val="399DAF91"/>
    <w:rsid w:val="3A1937D2"/>
    <w:rsid w:val="3A85792A"/>
    <w:rsid w:val="3BE185D8"/>
    <w:rsid w:val="3C25EA41"/>
    <w:rsid w:val="3D5E5DC5"/>
    <w:rsid w:val="3E1E15B7"/>
    <w:rsid w:val="3E658FBD"/>
    <w:rsid w:val="3E91D082"/>
    <w:rsid w:val="4370C6EA"/>
    <w:rsid w:val="440EBBBE"/>
    <w:rsid w:val="4504C6A0"/>
    <w:rsid w:val="45881E7B"/>
    <w:rsid w:val="47B526E9"/>
    <w:rsid w:val="48334E38"/>
    <w:rsid w:val="48FD75CB"/>
    <w:rsid w:val="49E3EAEE"/>
    <w:rsid w:val="4A029AFE"/>
    <w:rsid w:val="4A1FE8EF"/>
    <w:rsid w:val="4A402414"/>
    <w:rsid w:val="4AF184C1"/>
    <w:rsid w:val="4B3E4ACC"/>
    <w:rsid w:val="4BC0C145"/>
    <w:rsid w:val="4BE3FA65"/>
    <w:rsid w:val="4D9787F2"/>
    <w:rsid w:val="4E3F2422"/>
    <w:rsid w:val="4EA064B6"/>
    <w:rsid w:val="516A1FFA"/>
    <w:rsid w:val="53A49446"/>
    <w:rsid w:val="53D14254"/>
    <w:rsid w:val="56B65D53"/>
    <w:rsid w:val="57D42963"/>
    <w:rsid w:val="581AEE16"/>
    <w:rsid w:val="58377565"/>
    <w:rsid w:val="58E760E2"/>
    <w:rsid w:val="5A97450A"/>
    <w:rsid w:val="5AE15A09"/>
    <w:rsid w:val="5DB419CF"/>
    <w:rsid w:val="5F3D6C11"/>
    <w:rsid w:val="5F44EB52"/>
    <w:rsid w:val="60AEBB90"/>
    <w:rsid w:val="614AE723"/>
    <w:rsid w:val="61C94AC7"/>
    <w:rsid w:val="64F1765F"/>
    <w:rsid w:val="658BED88"/>
    <w:rsid w:val="65FF1EDE"/>
    <w:rsid w:val="6626F93D"/>
    <w:rsid w:val="6681F962"/>
    <w:rsid w:val="66AF8974"/>
    <w:rsid w:val="66C63073"/>
    <w:rsid w:val="66E4A040"/>
    <w:rsid w:val="672AFBC4"/>
    <w:rsid w:val="673B3608"/>
    <w:rsid w:val="67CD518C"/>
    <w:rsid w:val="69FC36AD"/>
    <w:rsid w:val="6A44501D"/>
    <w:rsid w:val="6AE19C86"/>
    <w:rsid w:val="6C397612"/>
    <w:rsid w:val="6CF3FEE3"/>
    <w:rsid w:val="6D162199"/>
    <w:rsid w:val="6D1D800C"/>
    <w:rsid w:val="6D386064"/>
    <w:rsid w:val="6FDEE9FF"/>
    <w:rsid w:val="70E2C151"/>
    <w:rsid w:val="72C108D8"/>
    <w:rsid w:val="730CBB5F"/>
    <w:rsid w:val="75B52F41"/>
    <w:rsid w:val="7661F5B1"/>
    <w:rsid w:val="788B555C"/>
    <w:rsid w:val="79597CF6"/>
    <w:rsid w:val="7B16B213"/>
    <w:rsid w:val="7C508543"/>
    <w:rsid w:val="7D4E4D01"/>
    <w:rsid w:val="7EB08A1F"/>
    <w:rsid w:val="7EC4E312"/>
    <w:rsid w:val="7F029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BD6E4"/>
  <w15:chartTrackingRefBased/>
  <w15:docId w15:val="{17FB7933-4ACE-4568-8F76-17D773DD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19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19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19F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1"/>
    <w:qFormat/>
    <w:rsid w:val="00D119FE"/>
    <w:pPr>
      <w:spacing w:after="200" w:line="276" w:lineRule="auto"/>
      <w:ind w:left="720"/>
      <w:contextualSpacing/>
    </w:pPr>
    <w:rPr>
      <w:rFonts w:eastAsiaTheme="minorEastAsia"/>
    </w:rPr>
  </w:style>
  <w:style w:type="paragraph" w:styleId="NoSpacing">
    <w:name w:val="No Spacing"/>
    <w:uiPriority w:val="1"/>
    <w:qFormat/>
    <w:rsid w:val="00D119FE"/>
    <w:pPr>
      <w:spacing w:after="0" w:line="240" w:lineRule="auto"/>
    </w:pPr>
  </w:style>
  <w:style w:type="character" w:customStyle="1" w:styleId="Heading3Char">
    <w:name w:val="Heading 3 Char"/>
    <w:basedOn w:val="DefaultParagraphFont"/>
    <w:link w:val="Heading3"/>
    <w:uiPriority w:val="9"/>
    <w:rsid w:val="00D119FE"/>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AA5B52"/>
    <w:rPr>
      <w:sz w:val="16"/>
      <w:szCs w:val="16"/>
    </w:rPr>
  </w:style>
  <w:style w:type="paragraph" w:styleId="CommentText">
    <w:name w:val="annotation text"/>
    <w:basedOn w:val="Normal"/>
    <w:link w:val="CommentTextChar"/>
    <w:uiPriority w:val="99"/>
    <w:unhideWhenUsed/>
    <w:rsid w:val="00AA5B52"/>
    <w:pPr>
      <w:spacing w:line="240" w:lineRule="auto"/>
    </w:pPr>
    <w:rPr>
      <w:sz w:val="20"/>
      <w:szCs w:val="20"/>
    </w:rPr>
  </w:style>
  <w:style w:type="character" w:customStyle="1" w:styleId="CommentTextChar">
    <w:name w:val="Comment Text Char"/>
    <w:basedOn w:val="DefaultParagraphFont"/>
    <w:link w:val="CommentText"/>
    <w:uiPriority w:val="99"/>
    <w:rsid w:val="00AA5B52"/>
    <w:rPr>
      <w:sz w:val="20"/>
      <w:szCs w:val="20"/>
    </w:rPr>
  </w:style>
  <w:style w:type="paragraph" w:styleId="CommentSubject">
    <w:name w:val="annotation subject"/>
    <w:basedOn w:val="CommentText"/>
    <w:next w:val="CommentText"/>
    <w:link w:val="CommentSubjectChar"/>
    <w:uiPriority w:val="99"/>
    <w:semiHidden/>
    <w:unhideWhenUsed/>
    <w:rsid w:val="00AA5B52"/>
    <w:rPr>
      <w:b/>
      <w:bCs/>
    </w:rPr>
  </w:style>
  <w:style w:type="character" w:customStyle="1" w:styleId="CommentSubjectChar">
    <w:name w:val="Comment Subject Char"/>
    <w:basedOn w:val="CommentTextChar"/>
    <w:link w:val="CommentSubject"/>
    <w:uiPriority w:val="99"/>
    <w:semiHidden/>
    <w:rsid w:val="00AA5B52"/>
    <w:rPr>
      <w:b/>
      <w:bCs/>
      <w:sz w:val="20"/>
      <w:szCs w:val="20"/>
    </w:rPr>
  </w:style>
  <w:style w:type="paragraph" w:styleId="BalloonText">
    <w:name w:val="Balloon Text"/>
    <w:basedOn w:val="Normal"/>
    <w:link w:val="BalloonTextChar"/>
    <w:uiPriority w:val="99"/>
    <w:semiHidden/>
    <w:unhideWhenUsed/>
    <w:rsid w:val="00AA5B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B52"/>
    <w:rPr>
      <w:rFonts w:ascii="Segoe UI" w:hAnsi="Segoe UI" w:cs="Segoe UI"/>
      <w:sz w:val="18"/>
      <w:szCs w:val="18"/>
    </w:rPr>
  </w:style>
  <w:style w:type="character" w:styleId="Strong">
    <w:name w:val="Strong"/>
    <w:basedOn w:val="DefaultParagraphFont"/>
    <w:uiPriority w:val="22"/>
    <w:qFormat/>
    <w:rsid w:val="00AA5B52"/>
    <w:rPr>
      <w:b/>
      <w:bCs/>
    </w:rPr>
  </w:style>
  <w:style w:type="character" w:customStyle="1" w:styleId="Heading1Char">
    <w:name w:val="Heading 1 Char"/>
    <w:basedOn w:val="DefaultParagraphFont"/>
    <w:link w:val="Heading1"/>
    <w:uiPriority w:val="9"/>
    <w:rsid w:val="00EE6D3F"/>
    <w:rPr>
      <w:rFonts w:asciiTheme="majorHAnsi" w:eastAsiaTheme="majorEastAsia" w:hAnsiTheme="majorHAnsi" w:cstheme="majorBidi"/>
      <w:color w:val="2E74B5" w:themeColor="accent1" w:themeShade="BF"/>
      <w:sz w:val="32"/>
      <w:szCs w:val="32"/>
    </w:rPr>
  </w:style>
  <w:style w:type="paragraph" w:styleId="Revision">
    <w:name w:val="Revision"/>
    <w:hidden/>
    <w:uiPriority w:val="99"/>
    <w:semiHidden/>
    <w:rsid w:val="00A24566"/>
    <w:pPr>
      <w:spacing w:after="0" w:line="240" w:lineRule="auto"/>
    </w:pPr>
  </w:style>
  <w:style w:type="table" w:styleId="TableGrid">
    <w:name w:val="Table Grid"/>
    <w:basedOn w:val="TableNormal"/>
    <w:uiPriority w:val="39"/>
    <w:rsid w:val="00F7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126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040219">
      <w:bodyDiv w:val="1"/>
      <w:marLeft w:val="0"/>
      <w:marRight w:val="0"/>
      <w:marTop w:val="0"/>
      <w:marBottom w:val="0"/>
      <w:divBdr>
        <w:top w:val="none" w:sz="0" w:space="0" w:color="auto"/>
        <w:left w:val="none" w:sz="0" w:space="0" w:color="auto"/>
        <w:bottom w:val="none" w:sz="0" w:space="0" w:color="auto"/>
        <w:right w:val="none" w:sz="0" w:space="0" w:color="auto"/>
      </w:divBdr>
    </w:div>
    <w:div w:id="553078986">
      <w:bodyDiv w:val="1"/>
      <w:marLeft w:val="0"/>
      <w:marRight w:val="0"/>
      <w:marTop w:val="0"/>
      <w:marBottom w:val="0"/>
      <w:divBdr>
        <w:top w:val="none" w:sz="0" w:space="0" w:color="auto"/>
        <w:left w:val="none" w:sz="0" w:space="0" w:color="auto"/>
        <w:bottom w:val="none" w:sz="0" w:space="0" w:color="auto"/>
        <w:right w:val="none" w:sz="0" w:space="0" w:color="auto"/>
      </w:divBdr>
    </w:div>
    <w:div w:id="860707875">
      <w:bodyDiv w:val="1"/>
      <w:marLeft w:val="0"/>
      <w:marRight w:val="0"/>
      <w:marTop w:val="0"/>
      <w:marBottom w:val="0"/>
      <w:divBdr>
        <w:top w:val="none" w:sz="0" w:space="0" w:color="auto"/>
        <w:left w:val="none" w:sz="0" w:space="0" w:color="auto"/>
        <w:bottom w:val="none" w:sz="0" w:space="0" w:color="auto"/>
        <w:right w:val="none" w:sz="0" w:space="0" w:color="auto"/>
      </w:divBdr>
    </w:div>
    <w:div w:id="1242985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hutterstock.com/image-vector/infographic-template-icons-4-options-steps-2223681431"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5" Type="http://schemas.openxmlformats.org/officeDocument/2006/relationships/styles" Target="style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3.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75E2BFA9150459EF5376F583B8FFA" ma:contentTypeVersion="12" ma:contentTypeDescription="Create a new document." ma:contentTypeScope="" ma:versionID="163e00a5939e8a06dbd4e3b13c054bed">
  <xsd:schema xmlns:xsd="http://www.w3.org/2001/XMLSchema" xmlns:xs="http://www.w3.org/2001/XMLSchema" xmlns:p="http://schemas.microsoft.com/office/2006/metadata/properties" xmlns:ns2="fa3602af-942b-4e1a-859f-52cbc6cc1255" xmlns:ns3="d3b09fe8-ec40-41ca-a107-3da921189919" targetNamespace="http://schemas.microsoft.com/office/2006/metadata/properties" ma:root="true" ma:fieldsID="3afe9e2a7ef789b479e83da20cf16306" ns2:_="" ns3:_="">
    <xsd:import namespace="fa3602af-942b-4e1a-859f-52cbc6cc1255"/>
    <xsd:import namespace="d3b09fe8-ec40-41ca-a107-3da9211899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602af-942b-4e1a-859f-52cbc6cc1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60c636c-32f5-4d9a-8fd2-3233ed07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09fe8-ec40-41ca-a107-3da9211899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7c9e2c-e41e-40c7-9831-052a68ea39b6}" ma:internalName="TaxCatchAll" ma:showField="CatchAllData" ma:web="d3b09fe8-ec40-41ca-a107-3da9211899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3b09fe8-ec40-41ca-a107-3da921189919" xsi:nil="true"/>
    <lcf76f155ced4ddcb4097134ff3c332f xmlns="fa3602af-942b-4e1a-859f-52cbc6cc125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B11582-3FA4-4620-A030-3C59E318C7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602af-942b-4e1a-859f-52cbc6cc1255"/>
    <ds:schemaRef ds:uri="d3b09fe8-ec40-41ca-a107-3da921189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846D11-8F5D-4B34-B41C-1B3FF5DACEDC}">
  <ds:schemaRefs>
    <ds:schemaRef ds:uri="http://schemas.microsoft.com/sharepoint/v3/contenttype/forms"/>
  </ds:schemaRefs>
</ds:datastoreItem>
</file>

<file path=customXml/itemProps3.xml><?xml version="1.0" encoding="utf-8"?>
<ds:datastoreItem xmlns:ds="http://schemas.openxmlformats.org/officeDocument/2006/customXml" ds:itemID="{B271D9F1-A026-4C3A-A8B9-E19162746200}">
  <ds:schemaRefs>
    <ds:schemaRef ds:uri="http://schemas.microsoft.com/office/2006/metadata/properties"/>
    <ds:schemaRef ds:uri="http://schemas.microsoft.com/office/infopath/2007/PartnerControls"/>
    <ds:schemaRef ds:uri="d3b09fe8-ec40-41ca-a107-3da921189919"/>
    <ds:schemaRef ds:uri="fa3602af-942b-4e1a-859f-52cbc6cc1255"/>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9</Pages>
  <Words>2263</Words>
  <Characters>12902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 Malani</dc:creator>
  <cp:keywords/>
  <dc:description/>
  <cp:lastModifiedBy>Chem SME 2</cp:lastModifiedBy>
  <cp:revision>67</cp:revision>
  <dcterms:created xsi:type="dcterms:W3CDTF">2024-11-29T13:18:00Z</dcterms:created>
  <dcterms:modified xsi:type="dcterms:W3CDTF">2024-12-03T13:14:00Z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0x01010079175E2BFA9150459EF5376F583B8FFA</vt:lpwstr>
  </property>
  <property fmtid="{D5CDD505-2E9C-101B-9397-08002B2CF9AE}" pid="3" name="MediaServiceImageTags">
    <vt:lpwstr/>
  </property>
</Properties>
</file>